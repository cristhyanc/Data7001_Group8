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639052"/>
        <w:docPartObj>
          <w:docPartGallery w:val="Cover Pages"/>
          <w:docPartUnique/>
        </w:docPartObj>
      </w:sdtPr>
      <w:sdtEnd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 xml:space="preserve">Does government allocate capital spending </w:t>
                                    </w:r>
                                    <w:proofErr w:type="gramStart"/>
                                    <w:r>
                                      <w:rPr>
                                        <w:color w:val="595959" w:themeColor="text1" w:themeTint="A6"/>
                                        <w:sz w:val="20"/>
                                        <w:szCs w:val="20"/>
                                      </w:rPr>
                                      <w:t>fairly according</w:t>
                                    </w:r>
                                    <w:proofErr w:type="gramEnd"/>
                                    <w:r>
                                      <w:rPr>
                                        <w:color w:val="595959" w:themeColor="text1" w:themeTint="A6"/>
                                        <w:sz w:val="20"/>
                                        <w:szCs w:val="20"/>
                                      </w:rPr>
                                      <w:t xml:space="preserve">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 xml:space="preserve">Does government allocate capital spending </w:t>
                              </w:r>
                              <w:proofErr w:type="gramStart"/>
                              <w:r>
                                <w:rPr>
                                  <w:color w:val="595959" w:themeColor="text1" w:themeTint="A6"/>
                                  <w:sz w:val="20"/>
                                  <w:szCs w:val="20"/>
                                </w:rPr>
                                <w:t>fairly according</w:t>
                              </w:r>
                              <w:proofErr w:type="gramEnd"/>
                              <w:r>
                                <w:rPr>
                                  <w:color w:val="595959" w:themeColor="text1" w:themeTint="A6"/>
                                  <w:sz w:val="20"/>
                                  <w:szCs w:val="20"/>
                                </w:rPr>
                                <w:t xml:space="preserve">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0A8465D7"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del w:id="1" w:author="Christopher Symons" w:date="2020-11-04T14:42:00Z">
        <w:r w:rsidRPr="00983CE2" w:rsidDel="00C674DD">
          <w:rPr>
            <w:i/>
          </w:rPr>
          <w:delText xml:space="preserve"> / We DO NOT give consent for this to be used as a teaching resource.</w:delText>
        </w:r>
      </w:del>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2" w:name="_Toc52110088"/>
      <w:r>
        <w:lastRenderedPageBreak/>
        <w:t>Executive Summary</w:t>
      </w:r>
      <w:bookmarkEnd w:id="2"/>
    </w:p>
    <w:p w14:paraId="596473E5" w14:textId="44348027" w:rsidR="002A7093" w:rsidRDefault="0083021E" w:rsidP="0023172C">
      <w:pPr>
        <w:rPr>
          <w:ins w:id="3" w:author="Christopher Symons" w:date="2020-11-04T15:14:00Z"/>
        </w:rPr>
      </w:pPr>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630129E3" w14:textId="1DDFCC6C" w:rsidR="0023172C" w:rsidRDefault="00D772AF" w:rsidP="0023172C">
      <w:pPr>
        <w:rPr>
          <w:ins w:id="47" w:author="Christopher Symons" w:date="2020-11-04T15:47:00Z"/>
        </w:rPr>
      </w:pPr>
      <w:ins w:id="48" w:author="Christopher Symons" w:date="2020-11-04T15:47:00Z">
        <w:r>
          <w:t>[no web tool visualisations here]</w:t>
        </w:r>
      </w:ins>
    </w:p>
    <w:p w14:paraId="2DB21DE2" w14:textId="1F5BE11C" w:rsidR="00D772AF" w:rsidRDefault="00273DCF" w:rsidP="0023172C">
      <w:pPr>
        <w:rPr>
          <w:ins w:id="49" w:author="Christopher Symons" w:date="2020-11-04T14:56:00Z"/>
        </w:rPr>
      </w:pPr>
      <w:ins w:id="50" w:author="Christopher Symons" w:date="2020-11-04T15:56:00Z">
        <w:r>
          <w:t>[</w:t>
        </w:r>
      </w:ins>
      <w:ins w:id="51" w:author="Christopher Symons" w:date="2020-11-04T15:57:00Z">
        <w:r>
          <w:t xml:space="preserve"> qty 1 or 2 regression plots and/or </w:t>
        </w:r>
      </w:ins>
      <w:ins w:id="52" w:author="Christopher Symons" w:date="2020-11-04T16:02:00Z">
        <w:r>
          <w:t>correlogram</w:t>
        </w:r>
      </w:ins>
      <w:ins w:id="53" w:author="Christopher Symons" w:date="2020-11-04T15:57:00Z">
        <w:r>
          <w:t xml:space="preserve"> from MDC </w:t>
        </w:r>
        <w:proofErr w:type="gramStart"/>
        <w:r>
          <w:t>slide ]</w:t>
        </w:r>
      </w:ins>
      <w:proofErr w:type="gramEnd"/>
    </w:p>
    <w:p w14:paraId="4F7FA4FE" w14:textId="170A6205" w:rsidR="0083021E" w:rsidRDefault="0083021E" w:rsidP="00273DCF">
      <w:ins w:id="54" w:author="Christopher Symons" w:date="2020-11-04T14:56:00Z">
        <w:r>
          <w:t>-key take away messages</w:t>
        </w:r>
      </w:ins>
      <w:ins w:id="55"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6" w:author="Christopher Symons" w:date="2020-11-04T16:19:00Z">
        <w:r w:rsidR="00CE4610">
          <w:t xml:space="preserve"> </w:t>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2110089"/>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20270038" w14:textId="7B1A72AF" w:rsidR="008F41F0" w:rsidRDefault="0023172C">
          <w:pPr>
            <w:pStyle w:val="TOC1"/>
            <w:tabs>
              <w:tab w:val="right" w:leader="dot" w:pos="9016"/>
            </w:tabs>
            <w:rPr>
              <w:rFonts w:asciiTheme="minorHAnsi" w:eastAsiaTheme="minorEastAsia" w:hAnsiTheme="minorHAnsi"/>
              <w:noProof/>
              <w:lang w:eastAsia="en-AU"/>
            </w:rPr>
          </w:pPr>
          <w:r>
            <w:rPr>
              <w:b/>
              <w:bCs/>
              <w:noProof/>
            </w:rPr>
            <w:fldChar w:fldCharType="begin"/>
          </w:r>
          <w:r>
            <w:rPr>
              <w:b/>
              <w:bCs/>
              <w:noProof/>
            </w:rPr>
            <w:instrText xml:space="preserve"> TOC \o "1-3" \h \z \u </w:instrText>
          </w:r>
          <w:r>
            <w:rPr>
              <w:b/>
              <w:bCs/>
              <w:noProof/>
            </w:rPr>
            <w:fldChar w:fldCharType="separate"/>
          </w:r>
          <w:hyperlink w:anchor="_Toc52110088" w:history="1">
            <w:r w:rsidR="008F41F0" w:rsidRPr="009C086A">
              <w:rPr>
                <w:rStyle w:val="Hyperlink"/>
                <w:noProof/>
              </w:rPr>
              <w:t>Executive Summay</w:t>
            </w:r>
            <w:r w:rsidR="008F41F0">
              <w:rPr>
                <w:noProof/>
                <w:webHidden/>
              </w:rPr>
              <w:tab/>
            </w:r>
            <w:r w:rsidR="008F41F0">
              <w:rPr>
                <w:noProof/>
                <w:webHidden/>
              </w:rPr>
              <w:fldChar w:fldCharType="begin"/>
            </w:r>
            <w:r w:rsidR="008F41F0">
              <w:rPr>
                <w:noProof/>
                <w:webHidden/>
              </w:rPr>
              <w:instrText xml:space="preserve"> PAGEREF _Toc52110088 \h </w:instrText>
            </w:r>
            <w:r w:rsidR="008F41F0">
              <w:rPr>
                <w:noProof/>
                <w:webHidden/>
              </w:rPr>
            </w:r>
            <w:r w:rsidR="008F41F0">
              <w:rPr>
                <w:noProof/>
                <w:webHidden/>
              </w:rPr>
              <w:fldChar w:fldCharType="separate"/>
            </w:r>
            <w:r w:rsidR="009F343F">
              <w:rPr>
                <w:noProof/>
                <w:webHidden/>
              </w:rPr>
              <w:t>2</w:t>
            </w:r>
            <w:r w:rsidR="008F41F0">
              <w:rPr>
                <w:noProof/>
                <w:webHidden/>
              </w:rPr>
              <w:fldChar w:fldCharType="end"/>
            </w:r>
          </w:hyperlink>
        </w:p>
        <w:p w14:paraId="1340229D" w14:textId="43E60A02" w:rsidR="008F41F0" w:rsidRDefault="0057052C">
          <w:pPr>
            <w:pStyle w:val="TOC1"/>
            <w:tabs>
              <w:tab w:val="right" w:leader="dot" w:pos="9016"/>
            </w:tabs>
            <w:rPr>
              <w:rFonts w:asciiTheme="minorHAnsi" w:eastAsiaTheme="minorEastAsia" w:hAnsiTheme="minorHAnsi"/>
              <w:noProof/>
              <w:lang w:eastAsia="en-AU"/>
            </w:rPr>
          </w:pPr>
          <w:hyperlink w:anchor="_Toc52110089" w:history="1">
            <w:r w:rsidR="008F41F0" w:rsidRPr="009C086A">
              <w:rPr>
                <w:rStyle w:val="Hyperlink"/>
                <w:noProof/>
              </w:rPr>
              <w:t>Table of Contents</w:t>
            </w:r>
            <w:r w:rsidR="008F41F0">
              <w:rPr>
                <w:noProof/>
                <w:webHidden/>
              </w:rPr>
              <w:tab/>
            </w:r>
            <w:r w:rsidR="008F41F0">
              <w:rPr>
                <w:noProof/>
                <w:webHidden/>
              </w:rPr>
              <w:fldChar w:fldCharType="begin"/>
            </w:r>
            <w:r w:rsidR="008F41F0">
              <w:rPr>
                <w:noProof/>
                <w:webHidden/>
              </w:rPr>
              <w:instrText xml:space="preserve"> PAGEREF _Toc52110089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1E7C9257" w14:textId="7F701E9E" w:rsidR="008F41F0" w:rsidRDefault="0057052C">
          <w:pPr>
            <w:pStyle w:val="TOC1"/>
            <w:tabs>
              <w:tab w:val="left" w:pos="440"/>
              <w:tab w:val="right" w:leader="dot" w:pos="9016"/>
            </w:tabs>
            <w:rPr>
              <w:rFonts w:asciiTheme="minorHAnsi" w:eastAsiaTheme="minorEastAsia" w:hAnsiTheme="minorHAnsi"/>
              <w:noProof/>
              <w:lang w:eastAsia="en-AU"/>
            </w:rPr>
          </w:pPr>
          <w:hyperlink w:anchor="_Toc52110090" w:history="1">
            <w:r w:rsidR="008F41F0" w:rsidRPr="009C086A">
              <w:rPr>
                <w:rStyle w:val="Hyperlink"/>
                <w:noProof/>
              </w:rPr>
              <w:t>2</w:t>
            </w:r>
            <w:r w:rsidR="008F41F0">
              <w:rPr>
                <w:rFonts w:asciiTheme="minorHAnsi" w:eastAsiaTheme="minorEastAsia" w:hAnsiTheme="minorHAnsi"/>
                <w:noProof/>
                <w:lang w:eastAsia="en-AU"/>
              </w:rPr>
              <w:tab/>
            </w:r>
            <w:r w:rsidR="008F41F0" w:rsidRPr="009C086A">
              <w:rPr>
                <w:rStyle w:val="Hyperlink"/>
                <w:noProof/>
              </w:rPr>
              <w:t>Defining the Problem</w:t>
            </w:r>
            <w:r w:rsidR="008F41F0">
              <w:rPr>
                <w:noProof/>
                <w:webHidden/>
              </w:rPr>
              <w:tab/>
            </w:r>
            <w:r w:rsidR="008F41F0">
              <w:rPr>
                <w:noProof/>
                <w:webHidden/>
              </w:rPr>
              <w:fldChar w:fldCharType="begin"/>
            </w:r>
            <w:r w:rsidR="008F41F0">
              <w:rPr>
                <w:noProof/>
                <w:webHidden/>
              </w:rPr>
              <w:instrText xml:space="preserve"> PAGEREF _Toc52110090 \h </w:instrText>
            </w:r>
            <w:r w:rsidR="008F41F0">
              <w:rPr>
                <w:noProof/>
                <w:webHidden/>
              </w:rPr>
            </w:r>
            <w:r w:rsidR="008F41F0">
              <w:rPr>
                <w:noProof/>
                <w:webHidden/>
              </w:rPr>
              <w:fldChar w:fldCharType="separate"/>
            </w:r>
            <w:r w:rsidR="009F343F">
              <w:rPr>
                <w:noProof/>
                <w:webHidden/>
              </w:rPr>
              <w:t>1</w:t>
            </w:r>
            <w:r w:rsidR="008F41F0">
              <w:rPr>
                <w:noProof/>
                <w:webHidden/>
              </w:rPr>
              <w:fldChar w:fldCharType="end"/>
            </w:r>
          </w:hyperlink>
        </w:p>
        <w:p w14:paraId="2C06DB04" w14:textId="2001D051" w:rsidR="008F41F0" w:rsidRDefault="0057052C">
          <w:pPr>
            <w:pStyle w:val="TOC2"/>
            <w:tabs>
              <w:tab w:val="right" w:leader="dot" w:pos="9016"/>
            </w:tabs>
            <w:rPr>
              <w:noProof/>
            </w:rPr>
          </w:pPr>
          <w:hyperlink w:anchor="_Toc52110091" w:history="1">
            <w:r w:rsidR="008F41F0" w:rsidRPr="009C086A">
              <w:rPr>
                <w:rStyle w:val="Hyperlink"/>
                <w:noProof/>
              </w:rPr>
              <w:t>2.1</w:t>
            </w:r>
            <w:r w:rsidR="008F41F0">
              <w:rPr>
                <w:noProof/>
                <w:webHidden/>
              </w:rPr>
              <w:tab/>
            </w:r>
            <w:r w:rsidR="008F41F0">
              <w:rPr>
                <w:noProof/>
                <w:webHidden/>
              </w:rPr>
              <w:fldChar w:fldCharType="begin"/>
            </w:r>
            <w:r w:rsidR="008F41F0">
              <w:rPr>
                <w:noProof/>
                <w:webHidden/>
              </w:rPr>
              <w:instrText xml:space="preserve"> PAGEREF _Toc52110091 \h </w:instrText>
            </w:r>
            <w:r w:rsidR="008F41F0">
              <w:rPr>
                <w:noProof/>
                <w:webHidden/>
              </w:rPr>
            </w:r>
            <w:r w:rsidR="008F41F0">
              <w:rPr>
                <w:noProof/>
                <w:webHidden/>
              </w:rPr>
              <w:fldChar w:fldCharType="separate"/>
            </w:r>
            <w:r w:rsidR="009F343F">
              <w:rPr>
                <w:noProof/>
                <w:webHidden/>
              </w:rPr>
              <w:t>1</w:t>
            </w:r>
            <w:r w:rsidR="008F41F0">
              <w:rPr>
                <w:noProof/>
                <w:webHidden/>
              </w:rPr>
              <w:fldChar w:fldCharType="end"/>
            </w:r>
          </w:hyperlink>
        </w:p>
        <w:p w14:paraId="1E0CDFE7" w14:textId="79E7874B" w:rsidR="008F41F0" w:rsidRDefault="0057052C">
          <w:pPr>
            <w:pStyle w:val="TOC2"/>
            <w:tabs>
              <w:tab w:val="left" w:pos="880"/>
              <w:tab w:val="right" w:leader="dot" w:pos="9016"/>
            </w:tabs>
            <w:rPr>
              <w:noProof/>
            </w:rPr>
          </w:pPr>
          <w:hyperlink w:anchor="_Toc52110092" w:history="1">
            <w:r w:rsidR="008F41F0" w:rsidRPr="009C086A">
              <w:rPr>
                <w:rStyle w:val="Hyperlink"/>
                <w:noProof/>
              </w:rPr>
              <w:t>2.2</w:t>
            </w:r>
            <w:r w:rsidR="008F41F0">
              <w:rPr>
                <w:noProof/>
              </w:rPr>
              <w:tab/>
            </w:r>
            <w:r w:rsidR="008F41F0" w:rsidRPr="009C086A">
              <w:rPr>
                <w:rStyle w:val="Hyperlink"/>
                <w:noProof/>
              </w:rPr>
              <w:t>S</w:t>
            </w:r>
            <w:r w:rsidR="008F41F0">
              <w:rPr>
                <w:noProof/>
                <w:webHidden/>
              </w:rPr>
              <w:tab/>
            </w:r>
            <w:r w:rsidR="008F41F0">
              <w:rPr>
                <w:noProof/>
                <w:webHidden/>
              </w:rPr>
              <w:fldChar w:fldCharType="begin"/>
            </w:r>
            <w:r w:rsidR="008F41F0">
              <w:rPr>
                <w:noProof/>
                <w:webHidden/>
              </w:rPr>
              <w:instrText xml:space="preserve"> PAGEREF _Toc52110092 \h </w:instrText>
            </w:r>
            <w:r w:rsidR="008F41F0">
              <w:rPr>
                <w:noProof/>
                <w:webHidden/>
              </w:rPr>
            </w:r>
            <w:r w:rsidR="008F41F0">
              <w:rPr>
                <w:noProof/>
                <w:webHidden/>
              </w:rPr>
              <w:fldChar w:fldCharType="separate"/>
            </w:r>
            <w:r w:rsidR="009F343F">
              <w:rPr>
                <w:b/>
                <w:bCs/>
                <w:noProof/>
                <w:webHidden/>
                <w:lang w:val="en-GB"/>
              </w:rPr>
              <w:t>Error! Bookmark not defined.</w:t>
            </w:r>
            <w:r w:rsidR="008F41F0">
              <w:rPr>
                <w:noProof/>
                <w:webHidden/>
              </w:rPr>
              <w:fldChar w:fldCharType="end"/>
            </w:r>
          </w:hyperlink>
        </w:p>
        <w:p w14:paraId="6EF66447" w14:textId="69C49D14" w:rsidR="008F41F0" w:rsidRDefault="0057052C">
          <w:pPr>
            <w:pStyle w:val="TOC1"/>
            <w:tabs>
              <w:tab w:val="left" w:pos="440"/>
              <w:tab w:val="right" w:leader="dot" w:pos="9016"/>
            </w:tabs>
            <w:rPr>
              <w:rFonts w:asciiTheme="minorHAnsi" w:eastAsiaTheme="minorEastAsia" w:hAnsiTheme="minorHAnsi"/>
              <w:noProof/>
              <w:lang w:eastAsia="en-AU"/>
            </w:rPr>
          </w:pPr>
          <w:hyperlink w:anchor="_Toc52110093" w:history="1">
            <w:r w:rsidR="008F41F0" w:rsidRPr="009C086A">
              <w:rPr>
                <w:rStyle w:val="Hyperlink"/>
                <w:noProof/>
              </w:rPr>
              <w:t>3</w:t>
            </w:r>
            <w:r w:rsidR="008F41F0">
              <w:rPr>
                <w:rFonts w:asciiTheme="minorHAnsi" w:eastAsiaTheme="minorEastAsia" w:hAnsiTheme="minorHAnsi"/>
                <w:noProof/>
                <w:lang w:eastAsia="en-AU"/>
              </w:rPr>
              <w:tab/>
            </w:r>
            <w:r w:rsidR="008F41F0" w:rsidRPr="009C086A">
              <w:rPr>
                <w:rStyle w:val="Hyperlink"/>
                <w:noProof/>
              </w:rPr>
              <w:t>Sourcing Methodology</w:t>
            </w:r>
            <w:r w:rsidR="008F41F0">
              <w:rPr>
                <w:noProof/>
                <w:webHidden/>
              </w:rPr>
              <w:tab/>
            </w:r>
            <w:r w:rsidR="008F41F0">
              <w:rPr>
                <w:noProof/>
                <w:webHidden/>
              </w:rPr>
              <w:fldChar w:fldCharType="begin"/>
            </w:r>
            <w:r w:rsidR="008F41F0">
              <w:rPr>
                <w:noProof/>
                <w:webHidden/>
              </w:rPr>
              <w:instrText xml:space="preserve"> PAGEREF _Toc52110093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7D71DCF1" w14:textId="223101E3" w:rsidR="008F41F0" w:rsidRDefault="0057052C">
          <w:pPr>
            <w:pStyle w:val="TOC2"/>
            <w:tabs>
              <w:tab w:val="right" w:leader="dot" w:pos="9016"/>
            </w:tabs>
            <w:rPr>
              <w:noProof/>
            </w:rPr>
          </w:pPr>
          <w:hyperlink w:anchor="_Toc52110094" w:history="1">
            <w:r w:rsidR="008F41F0" w:rsidRPr="009C086A">
              <w:rPr>
                <w:rStyle w:val="Hyperlink"/>
                <w:noProof/>
              </w:rPr>
              <w:t>3.1</w:t>
            </w:r>
            <w:r w:rsidR="008F41F0">
              <w:rPr>
                <w:noProof/>
                <w:webHidden/>
              </w:rPr>
              <w:tab/>
            </w:r>
            <w:r w:rsidR="008F41F0">
              <w:rPr>
                <w:noProof/>
                <w:webHidden/>
              </w:rPr>
              <w:fldChar w:fldCharType="begin"/>
            </w:r>
            <w:r w:rsidR="008F41F0">
              <w:rPr>
                <w:noProof/>
                <w:webHidden/>
              </w:rPr>
              <w:instrText xml:space="preserve"> PAGEREF _Toc52110094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14361226" w14:textId="2FD20FFE" w:rsidR="008F41F0" w:rsidRDefault="0057052C">
          <w:pPr>
            <w:pStyle w:val="TOC1"/>
            <w:tabs>
              <w:tab w:val="left" w:pos="440"/>
              <w:tab w:val="right" w:leader="dot" w:pos="9016"/>
            </w:tabs>
            <w:rPr>
              <w:rFonts w:asciiTheme="minorHAnsi" w:eastAsiaTheme="minorEastAsia" w:hAnsiTheme="minorHAnsi"/>
              <w:noProof/>
              <w:lang w:eastAsia="en-AU"/>
            </w:rPr>
          </w:pPr>
          <w:hyperlink w:anchor="_Toc52110095" w:history="1">
            <w:r w:rsidR="008F41F0" w:rsidRPr="009C086A">
              <w:rPr>
                <w:rStyle w:val="Hyperlink"/>
                <w:noProof/>
              </w:rPr>
              <w:t>4</w:t>
            </w:r>
            <w:r w:rsidR="008F41F0">
              <w:rPr>
                <w:rFonts w:asciiTheme="minorHAnsi" w:eastAsiaTheme="minorEastAsia" w:hAnsiTheme="minorHAnsi"/>
                <w:noProof/>
                <w:lang w:eastAsia="en-AU"/>
              </w:rPr>
              <w:tab/>
            </w:r>
            <w:r w:rsidR="008F41F0" w:rsidRPr="009C086A">
              <w:rPr>
                <w:rStyle w:val="Hyperlink"/>
                <w:noProof/>
              </w:rPr>
              <w:t>Modelling Methodology</w:t>
            </w:r>
            <w:r w:rsidR="008F41F0">
              <w:rPr>
                <w:noProof/>
                <w:webHidden/>
              </w:rPr>
              <w:tab/>
            </w:r>
            <w:r w:rsidR="008F41F0">
              <w:rPr>
                <w:noProof/>
                <w:webHidden/>
              </w:rPr>
              <w:fldChar w:fldCharType="begin"/>
            </w:r>
            <w:r w:rsidR="008F41F0">
              <w:rPr>
                <w:noProof/>
                <w:webHidden/>
              </w:rPr>
              <w:instrText xml:space="preserve"> PAGEREF _Toc52110095 \h </w:instrText>
            </w:r>
            <w:r w:rsidR="008F41F0">
              <w:rPr>
                <w:noProof/>
                <w:webHidden/>
              </w:rPr>
            </w:r>
            <w:r w:rsidR="008F41F0">
              <w:rPr>
                <w:noProof/>
                <w:webHidden/>
              </w:rPr>
              <w:fldChar w:fldCharType="separate"/>
            </w:r>
            <w:r w:rsidR="009F343F">
              <w:rPr>
                <w:noProof/>
                <w:webHidden/>
              </w:rPr>
              <w:t>5</w:t>
            </w:r>
            <w:r w:rsidR="008F41F0">
              <w:rPr>
                <w:noProof/>
                <w:webHidden/>
              </w:rPr>
              <w:fldChar w:fldCharType="end"/>
            </w:r>
          </w:hyperlink>
        </w:p>
        <w:p w14:paraId="7962F45F" w14:textId="594AC160" w:rsidR="008F41F0" w:rsidRDefault="0057052C">
          <w:pPr>
            <w:pStyle w:val="TOC1"/>
            <w:tabs>
              <w:tab w:val="left" w:pos="440"/>
              <w:tab w:val="right" w:leader="dot" w:pos="9016"/>
            </w:tabs>
            <w:rPr>
              <w:rFonts w:asciiTheme="minorHAnsi" w:eastAsiaTheme="minorEastAsia" w:hAnsiTheme="minorHAnsi"/>
              <w:noProof/>
              <w:lang w:eastAsia="en-AU"/>
            </w:rPr>
          </w:pPr>
          <w:hyperlink w:anchor="_Toc52110096" w:history="1">
            <w:r w:rsidR="008F41F0" w:rsidRPr="009C086A">
              <w:rPr>
                <w:rStyle w:val="Hyperlink"/>
                <w:noProof/>
              </w:rPr>
              <w:t>5</w:t>
            </w:r>
            <w:r w:rsidR="008F41F0">
              <w:rPr>
                <w:rFonts w:asciiTheme="minorHAnsi" w:eastAsiaTheme="minorEastAsia" w:hAnsiTheme="minorHAnsi"/>
                <w:noProof/>
                <w:lang w:eastAsia="en-AU"/>
              </w:rPr>
              <w:tab/>
            </w:r>
            <w:r w:rsidR="008F41F0" w:rsidRPr="009C086A">
              <w:rPr>
                <w:rStyle w:val="Hyperlink"/>
                <w:noProof/>
              </w:rPr>
              <w:t>Outcomes and Insights</w:t>
            </w:r>
            <w:r w:rsidR="008F41F0">
              <w:rPr>
                <w:noProof/>
                <w:webHidden/>
              </w:rPr>
              <w:tab/>
            </w:r>
            <w:r w:rsidR="008F41F0">
              <w:rPr>
                <w:noProof/>
                <w:webHidden/>
              </w:rPr>
              <w:fldChar w:fldCharType="begin"/>
            </w:r>
            <w:r w:rsidR="008F41F0">
              <w:rPr>
                <w:noProof/>
                <w:webHidden/>
              </w:rPr>
              <w:instrText xml:space="preserve"> PAGEREF _Toc52110096 \h </w:instrText>
            </w:r>
            <w:r w:rsidR="008F41F0">
              <w:rPr>
                <w:noProof/>
                <w:webHidden/>
              </w:rPr>
            </w:r>
            <w:r w:rsidR="008F41F0">
              <w:rPr>
                <w:noProof/>
                <w:webHidden/>
              </w:rPr>
              <w:fldChar w:fldCharType="separate"/>
            </w:r>
            <w:r w:rsidR="009F343F">
              <w:rPr>
                <w:noProof/>
                <w:webHidden/>
              </w:rPr>
              <w:t>6</w:t>
            </w:r>
            <w:r w:rsidR="008F41F0">
              <w:rPr>
                <w:noProof/>
                <w:webHidden/>
              </w:rPr>
              <w:fldChar w:fldCharType="end"/>
            </w:r>
          </w:hyperlink>
        </w:p>
        <w:p w14:paraId="6445E608" w14:textId="4C14DCC7" w:rsidR="008F41F0" w:rsidRDefault="0057052C">
          <w:pPr>
            <w:pStyle w:val="TOC1"/>
            <w:tabs>
              <w:tab w:val="left" w:pos="440"/>
              <w:tab w:val="right" w:leader="dot" w:pos="9016"/>
            </w:tabs>
            <w:rPr>
              <w:rFonts w:asciiTheme="minorHAnsi" w:eastAsiaTheme="minorEastAsia" w:hAnsiTheme="minorHAnsi"/>
              <w:noProof/>
              <w:lang w:eastAsia="en-AU"/>
            </w:rPr>
          </w:pPr>
          <w:hyperlink w:anchor="_Toc52110097" w:history="1">
            <w:r w:rsidR="008F41F0" w:rsidRPr="009C086A">
              <w:rPr>
                <w:rStyle w:val="Hyperlink"/>
                <w:noProof/>
              </w:rPr>
              <w:t>6</w:t>
            </w:r>
            <w:r w:rsidR="008F41F0">
              <w:rPr>
                <w:rFonts w:asciiTheme="minorHAnsi" w:eastAsiaTheme="minorEastAsia" w:hAnsiTheme="minorHAnsi"/>
                <w:noProof/>
                <w:lang w:eastAsia="en-AU"/>
              </w:rPr>
              <w:tab/>
            </w:r>
            <w:r w:rsidR="008F41F0" w:rsidRPr="009C086A">
              <w:rPr>
                <w:rStyle w:val="Hyperlink"/>
                <w:noProof/>
              </w:rPr>
              <w:t>Summary</w:t>
            </w:r>
            <w:r w:rsidR="008F41F0">
              <w:rPr>
                <w:noProof/>
                <w:webHidden/>
              </w:rPr>
              <w:tab/>
            </w:r>
            <w:r w:rsidR="008F41F0">
              <w:rPr>
                <w:noProof/>
                <w:webHidden/>
              </w:rPr>
              <w:fldChar w:fldCharType="begin"/>
            </w:r>
            <w:r w:rsidR="008F41F0">
              <w:rPr>
                <w:noProof/>
                <w:webHidden/>
              </w:rPr>
              <w:instrText xml:space="preserve"> PAGEREF _Toc52110097 \h </w:instrText>
            </w:r>
            <w:r w:rsidR="008F41F0">
              <w:rPr>
                <w:noProof/>
                <w:webHidden/>
              </w:rPr>
            </w:r>
            <w:r w:rsidR="008F41F0">
              <w:rPr>
                <w:noProof/>
                <w:webHidden/>
              </w:rPr>
              <w:fldChar w:fldCharType="separate"/>
            </w:r>
            <w:r w:rsidR="009F343F">
              <w:rPr>
                <w:noProof/>
                <w:webHidden/>
              </w:rPr>
              <w:t>7</w:t>
            </w:r>
            <w:r w:rsidR="008F41F0">
              <w:rPr>
                <w:noProof/>
                <w:webHidden/>
              </w:rPr>
              <w:fldChar w:fldCharType="end"/>
            </w:r>
          </w:hyperlink>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58" w:name="_Toc52110090"/>
      <w:commentRangeStart w:id="59"/>
      <w:r>
        <w:lastRenderedPageBreak/>
        <w:t>Defining the Problem</w:t>
      </w:r>
      <w:bookmarkStart w:id="60" w:name="_Toc52110091"/>
      <w:bookmarkEnd w:id="58"/>
      <w:bookmarkEnd w:id="60"/>
      <w:commentRangeEnd w:id="59"/>
      <w:r w:rsidR="00510FC4">
        <w:rPr>
          <w:rStyle w:val="CommentReference"/>
          <w:rFonts w:ascii="Arial" w:eastAsiaTheme="minorHAnsi" w:hAnsi="Arial" w:cstheme="minorBidi"/>
          <w:color w:val="auto"/>
        </w:rPr>
        <w:commentReference w:id="59"/>
      </w:r>
    </w:p>
    <w:p w14:paraId="0799455D" w14:textId="77777777" w:rsidR="001E0607" w:rsidRDefault="001E0607" w:rsidP="001E0607">
      <w:pPr>
        <w:pStyle w:val="Heading2"/>
      </w:pPr>
      <w:r>
        <w:t>What is happening</w:t>
      </w:r>
    </w:p>
    <w:p w14:paraId="1E06BCA8" w14:textId="46FBABE5"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61"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described further 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8E03B" w14:textId="3555D5C2" w:rsidR="003E1522" w:rsidRPr="004D7A3E" w:rsidRDefault="00467B2E" w:rsidP="004D7A3E">
      <w:pPr>
        <w:pStyle w:val="Caption"/>
      </w:pPr>
      <w:bookmarkStart w:id="62" w:name="_Ref52120670"/>
      <w:r w:rsidRPr="004D7A3E">
        <w:t xml:space="preserve">Figure </w:t>
      </w:r>
      <w:fldSimple w:instr=" SEQ Figure \* ARABIC ">
        <w:r w:rsidR="00E613EE">
          <w:rPr>
            <w:noProof/>
          </w:rPr>
          <w:t>1</w:t>
        </w:r>
      </w:fldSimple>
      <w:bookmarkEnd w:id="62"/>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77777777" w:rsidR="004D7A3E" w:rsidRDefault="009147FB" w:rsidP="0023172C">
      <w:r>
        <w:t xml:space="preserve">The trends above </w:t>
      </w:r>
      <w:proofErr w:type="gramStart"/>
      <w:r>
        <w:t>show</w:t>
      </w:r>
      <w:r w:rsidR="001E0607">
        <w:t>s</w:t>
      </w:r>
      <w:proofErr w:type="gramEnd"/>
      <w:r>
        <w:t xml:space="preserve"> that public is becoming more sceptical of government</w:t>
      </w:r>
      <w:r w:rsidR="001E0607">
        <w:t>, justified by these frequent corruption scandals</w:t>
      </w:r>
      <w:r>
        <w:t xml:space="preserve">. </w:t>
      </w:r>
      <w:r w:rsidR="001E0607">
        <w:t xml:space="preserve">Corruption is not new but, with the availability of data in </w:t>
      </w:r>
      <w:r w:rsidR="001E0607">
        <w:lastRenderedPageBreak/>
        <w:t>the modern era, the solutions to it can be. Rapidly exposing this corruption and informing voters is</w:t>
      </w:r>
      <w:r>
        <w:t xml:space="preserve"> </w:t>
      </w:r>
      <w:r w:rsidR="001E0607">
        <w:t>the most powerful way to discourage this behaviour.</w:t>
      </w:r>
    </w:p>
    <w:p w14:paraId="4B39508E" w14:textId="7C350645" w:rsidR="001E0607" w:rsidRDefault="001E0607" w:rsidP="001E0607">
      <w:pPr>
        <w:pStyle w:val="Heading2"/>
      </w:pPr>
      <w:r>
        <w:t xml:space="preserve">How will the problem be </w:t>
      </w:r>
      <w:del w:id="63" w:author="Matthew Colwell" w:date="2020-11-05T06:50:00Z">
        <w:r w:rsidDel="00797530">
          <w:delText>addressed</w:delText>
        </w:r>
      </w:del>
      <w:ins w:id="64" w:author="Matthew Colwell" w:date="2020-11-05T06:50:00Z">
        <w:r w:rsidR="00797530">
          <w:t>addressed?</w:t>
        </w:r>
      </w:ins>
    </w:p>
    <w:p w14:paraId="70D42416" w14:textId="4F0656FA" w:rsidR="00021034" w:rsidRDefault="001E0607" w:rsidP="001E0607">
      <w:pPr>
        <w:rPr>
          <w:ins w:id="65" w:author="Christopher Symons" w:date="2020-11-04T16:26:00Z"/>
        </w:rPr>
      </w:pPr>
      <w:r>
        <w:t>There are many forms of corruption in government; the type of corruption that this project aims to expose is pork barrelling – the use of public funds in a manner which is designed to win elections,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66" w:author="Christopher Symons" w:date="2020-11-04T16:26:00Z"/>
        </w:rPr>
      </w:pPr>
      <w:ins w:id="67" w:author="Christopher Symons" w:date="2020-11-04T16:27:00Z">
        <w:r>
          <w:t>What related works exist?</w:t>
        </w:r>
      </w:ins>
    </w:p>
    <w:p w14:paraId="22BFF00D" w14:textId="28CF94B1" w:rsidR="00510FC4" w:rsidRDefault="00CE4610" w:rsidP="001E0607">
      <w:pPr>
        <w:rPr>
          <w:ins w:id="68" w:author="Christopher Symons" w:date="2020-11-04T16:46:00Z"/>
        </w:rPr>
      </w:pPr>
      <w:ins w:id="69" w:author="Christopher Symons" w:date="2020-11-04T16:34:00Z">
        <w:r>
          <w:t xml:space="preserve">Many groups </w:t>
        </w:r>
        <w:r w:rsidR="00E124F4">
          <w:t xml:space="preserve">have </w:t>
        </w:r>
      </w:ins>
      <w:ins w:id="70" w:author="Christopher Symons" w:date="2020-11-04T16:37:00Z">
        <w:r w:rsidR="00E124F4">
          <w:t xml:space="preserve">analysed and visualised government expenditure, and several groups </w:t>
        </w:r>
      </w:ins>
      <w:ins w:id="71" w:author="Christopher Symons" w:date="2020-11-04T16:38:00Z">
        <w:r w:rsidR="00E124F4">
          <w:t xml:space="preserve">in Australia and elsewhere </w:t>
        </w:r>
      </w:ins>
      <w:ins w:id="72" w:author="Christopher Symons" w:date="2020-11-04T16:37:00Z">
        <w:r w:rsidR="00E124F4">
          <w:t xml:space="preserve">have published </w:t>
        </w:r>
      </w:ins>
      <w:ins w:id="73" w:author="Christopher Symons" w:date="2020-11-04T16:35:00Z">
        <w:r w:rsidR="00E124F4">
          <w:t xml:space="preserve">analytic tools </w:t>
        </w:r>
      </w:ins>
      <w:ins w:id="74" w:author="Christopher Symons" w:date="2020-11-04T16:38:00Z">
        <w:r w:rsidR="00E124F4">
          <w:t xml:space="preserve">aimed at allowing a layperson to visualise </w:t>
        </w:r>
      </w:ins>
      <w:ins w:id="75" w:author="Christopher Symons" w:date="2020-11-04T16:35:00Z">
        <w:r w:rsidR="00E124F4">
          <w:t>government expenditure</w:t>
        </w:r>
      </w:ins>
      <w:ins w:id="76" w:author="Christopher Symons" w:date="2020-11-04T16:38:00Z">
        <w:r w:rsidR="00E124F4">
          <w:t>. B</w:t>
        </w:r>
      </w:ins>
      <w:ins w:id="77" w:author="Christopher Symons" w:date="2020-11-04T16:35:00Z">
        <w:r w:rsidR="00E124F4">
          <w:t>ut we have found</w:t>
        </w:r>
      </w:ins>
      <w:ins w:id="78" w:author="Christopher Symons" w:date="2020-11-04T16:38:00Z">
        <w:r w:rsidR="00E124F4">
          <w:t xml:space="preserve"> that</w:t>
        </w:r>
      </w:ins>
      <w:ins w:id="79" w:author="Christopher Symons" w:date="2020-11-04T16:35:00Z">
        <w:r w:rsidR="00E124F4">
          <w:t xml:space="preserve"> few</w:t>
        </w:r>
      </w:ins>
      <w:ins w:id="80" w:author="Christopher Symons" w:date="2020-11-04T16:36:00Z">
        <w:r w:rsidR="00E124F4">
          <w:t xml:space="preserve"> </w:t>
        </w:r>
      </w:ins>
      <w:ins w:id="81" w:author="Christopher Symons" w:date="2020-11-04T16:35:00Z">
        <w:r w:rsidR="00E124F4">
          <w:t xml:space="preserve">of </w:t>
        </w:r>
      </w:ins>
      <w:ins w:id="82" w:author="Christopher Symons" w:date="2020-11-04T16:36:00Z">
        <w:r w:rsidR="00E124F4">
          <w:t xml:space="preserve">these offerings </w:t>
        </w:r>
      </w:ins>
      <w:ins w:id="83" w:author="Christopher Symons" w:date="2020-11-04T16:39:00Z">
        <w:r w:rsidR="00E124F4">
          <w:t xml:space="preserve">are focused on the </w:t>
        </w:r>
      </w:ins>
      <w:ins w:id="84" w:author="Christopher Symons" w:date="2020-11-04T16:36:00Z">
        <w:r w:rsidR="00E124F4">
          <w:t xml:space="preserve">spatial </w:t>
        </w:r>
      </w:ins>
      <w:ins w:id="85" w:author="Christopher Symons" w:date="2020-11-04T16:39:00Z">
        <w:r w:rsidR="00E124F4">
          <w:t>dimension of the data, and</w:t>
        </w:r>
      </w:ins>
      <w:ins w:id="86" w:author="Christopher Symons" w:date="2020-11-04T16:40:00Z">
        <w:r w:rsidR="00E124F4">
          <w:t>,</w:t>
        </w:r>
      </w:ins>
      <w:ins w:id="87" w:author="Christopher Symons" w:date="2020-11-04T16:39:00Z">
        <w:r w:rsidR="00E124F4">
          <w:t xml:space="preserve"> surprisingly, that none have </w:t>
        </w:r>
      </w:ins>
      <w:ins w:id="88" w:author="Christopher Symons" w:date="2020-11-04T16:43:00Z">
        <w:r w:rsidR="00E124F4">
          <w:t>attempted to link expenditure data with electoral political data by</w:t>
        </w:r>
      </w:ins>
      <w:ins w:id="89" w:author="Christopher Symons" w:date="2020-11-04T16:44:00Z">
        <w:r w:rsidR="00510FC4">
          <w:t xml:space="preserve"> using electoral boundar</w:t>
        </w:r>
      </w:ins>
      <w:ins w:id="90" w:author="Christopher Symons" w:date="2020-11-04T16:45:00Z">
        <w:r w:rsidR="00510FC4">
          <w:t>ies to attribute an electorate to each expenditure line item.</w:t>
        </w:r>
      </w:ins>
    </w:p>
    <w:p w14:paraId="3E880366" w14:textId="01EEFA4D" w:rsidR="00510FC4" w:rsidRDefault="00510FC4" w:rsidP="001E0607">
      <w:pPr>
        <w:rPr>
          <w:ins w:id="91" w:author="Christopher Symons" w:date="2020-11-04T16:45:00Z"/>
        </w:rPr>
      </w:pPr>
      <w:ins w:id="92" w:author="Christopher Symons" w:date="2020-11-04T16:46:00Z">
        <w:r>
          <w:t xml:space="preserve">The </w:t>
        </w:r>
      </w:ins>
      <w:proofErr w:type="spellStart"/>
      <w:ins w:id="93" w:author="Christopher Symons" w:date="2020-11-04T16:47:00Z">
        <w:r>
          <w:t>Truii</w:t>
        </w:r>
        <w:proofErr w:type="spellEnd"/>
        <w:r>
          <w:t xml:space="preserve"> / Advance </w:t>
        </w:r>
        <w:proofErr w:type="spellStart"/>
        <w:r>
          <w:t>Queenland</w:t>
        </w:r>
        <w:proofErr w:type="spellEnd"/>
        <w:r>
          <w:t xml:space="preserve"> project qld.govspend.info </w:t>
        </w:r>
      </w:ins>
      <w:ins w:id="94" w:author="Christopher Symons" w:date="2020-11-04T16:48:00Z">
        <w:r>
          <w:t xml:space="preserve">provides an interactive spatial visualisation of Queensland government expenditure. It includes </w:t>
        </w:r>
      </w:ins>
      <w:ins w:id="95"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7"/>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96" w:name="_Toc52110093"/>
      <w:commentRangeStart w:id="97"/>
      <w:r>
        <w:lastRenderedPageBreak/>
        <w:t>Sourcing Methodology</w:t>
      </w:r>
      <w:bookmarkEnd w:id="96"/>
      <w:commentRangeEnd w:id="97"/>
      <w:r w:rsidR="00F14BB6">
        <w:rPr>
          <w:rStyle w:val="CommentReference"/>
          <w:rFonts w:ascii="Arial" w:eastAsiaTheme="minorHAnsi" w:hAnsi="Arial" w:cstheme="minorBidi"/>
          <w:color w:val="auto"/>
        </w:rPr>
        <w:commentReference w:id="97"/>
      </w:r>
    </w:p>
    <w:p w14:paraId="1DBDC402" w14:textId="1C7BB32B" w:rsidR="0023172C" w:rsidRDefault="00942B36" w:rsidP="00C677A0">
      <w:pPr>
        <w:pStyle w:val="Heading2"/>
      </w:pPr>
      <w:bookmarkStart w:id="98" w:name="_Toc52110094"/>
      <w:bookmarkEnd w:id="98"/>
      <w:r>
        <w:t>Getting the data</w:t>
      </w:r>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99" w:author="Matthew Colwell" w:date="2020-11-05T06:51:00Z">
        <w:r w:rsidR="00A82E66" w:rsidRPr="00A82E66" w:rsidDel="00797530">
          <w:delText>L</w:delText>
        </w:r>
      </w:del>
      <w:ins w:id="100"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101" w:author="Matthew Colwell" w:date="2020-11-05T06:51:00Z">
        <w:r w:rsidR="00797530">
          <w:t xml:space="preserve">first </w:t>
        </w:r>
      </w:ins>
      <w:r w:rsidR="00A82E66">
        <w:t>p</w:t>
      </w:r>
      <w:r w:rsidR="00A82E66" w:rsidRPr="00A82E66">
        <w:t>reference</w:t>
      </w:r>
      <w:ins w:id="102" w:author="Matthew Colwell" w:date="2020-11-05T06:52:00Z">
        <w:r w:rsidR="00797530">
          <w:t xml:space="preserve"> </w:t>
        </w:r>
      </w:ins>
      <w:del w:id="103" w:author="Matthew Colwell" w:date="2020-11-05T06:52:00Z">
        <w:r w:rsidR="00A82E66" w:rsidRPr="00A82E66" w:rsidDel="00797530">
          <w:delText xml:space="preserve">s </w:delText>
        </w:r>
      </w:del>
      <w:r w:rsidR="00A82E66">
        <w:t>t</w:t>
      </w:r>
      <w:r w:rsidR="00A82E66" w:rsidRPr="00A82E66">
        <w:t>otal</w:t>
      </w:r>
      <w:ins w:id="104" w:author="Matthew Colwell" w:date="2020-11-05T06:52:00Z">
        <w:r w:rsidR="00797530">
          <w:t>s</w:t>
        </w:r>
      </w:ins>
      <w:r w:rsidR="00A82E66" w:rsidRPr="00A82E66">
        <w:t xml:space="preserve"> </w:t>
      </w:r>
      <w:del w:id="105"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106"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57052C" w:rsidP="00610750">
      <w:pPr>
        <w:pStyle w:val="ListParagraph"/>
      </w:pPr>
      <w:hyperlink r:id="rId18"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57052C" w:rsidP="00475A05">
      <w:pPr>
        <w:pStyle w:val="ListParagraph"/>
        <w:rPr>
          <w:rStyle w:val="Hyperlink"/>
        </w:rPr>
      </w:pPr>
      <w:hyperlink r:id="rId19"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57052C" w:rsidP="00B078F8">
      <w:pPr>
        <w:pStyle w:val="ListParagraph"/>
        <w:rPr>
          <w:rStyle w:val="Hyperlink"/>
        </w:rPr>
      </w:pPr>
      <w:hyperlink r:id="rId20"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3CD2BF37" w:rsidR="00475A05" w:rsidRDefault="00475A05" w:rsidP="00A51D4D">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Initial EDA and feature selection were carried out based on its metadata. </w:t>
      </w:r>
      <w:hyperlink r:id="rId21" w:history="1">
        <w:r w:rsidRPr="003C1D29">
          <w:rPr>
            <w:rStyle w:val="Hyperlink"/>
          </w:rPr>
          <w:t>https://www.abs.gov.au/websitedbs/D3310114.nsf/Home/2016%20search%20by%20geography</w:t>
        </w:r>
      </w:hyperlink>
    </w:p>
    <w:p w14:paraId="0741C104" w14:textId="77777777" w:rsidR="00475A05" w:rsidRDefault="0057052C" w:rsidP="00475A05">
      <w:pPr>
        <w:pStyle w:val="ListParagraph"/>
      </w:pPr>
      <w:hyperlink r:id="rId22" w:history="1">
        <w:r w:rsidR="00475A05">
          <w:rPr>
            <w:rStyle w:val="Hyperlink"/>
          </w:rPr>
          <w:t>https://www.abs.gov.au/AUSSTATS/abs@.nsf/DetailsPage/1270.0.55.001July%202016</w:t>
        </w:r>
      </w:hyperlink>
    </w:p>
    <w:p w14:paraId="278CC890" w14:textId="77777777" w:rsidR="00475A05" w:rsidRDefault="0057052C" w:rsidP="00475A05">
      <w:pPr>
        <w:pStyle w:val="ListParagraph"/>
        <w:rPr>
          <w:rStyle w:val="Hyperlink"/>
        </w:rPr>
      </w:pPr>
      <w:hyperlink r:id="rId23"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r>
        <w:t>Data Ingestion</w:t>
      </w:r>
    </w:p>
    <w:p w14:paraId="3918F552" w14:textId="038F0FB3" w:rsidR="00B078F8" w:rsidRDefault="00B078F8" w:rsidP="00B078F8">
      <w:pPr>
        <w:rPr>
          <w:ins w:id="107" w:author="Christopher Symons" w:date="2020-11-05T14:39:00Z"/>
        </w:rPr>
      </w:pPr>
      <w:r>
        <w:t xml:space="preserve">The first step to ingest the collated data </w:t>
      </w:r>
      <w:del w:id="108" w:author="Matthew Colwell" w:date="2020-11-05T06:53:00Z">
        <w:r w:rsidDel="00797530">
          <w:delText>i</w:delText>
        </w:r>
      </w:del>
      <w:ins w:id="109" w:author="Matthew Colwell" w:date="2020-11-05T06:53:00Z">
        <w:r w:rsidR="00797530">
          <w:t>wa</w:t>
        </w:r>
      </w:ins>
      <w:r>
        <w:t xml:space="preserve">s to </w:t>
      </w:r>
      <w:r w:rsidR="000B261F">
        <w:t xml:space="preserve">find out whether </w:t>
      </w:r>
      <w:del w:id="110" w:author="Matthew Colwell" w:date="2020-11-05T06:53:00Z">
        <w:r w:rsidR="000B261F" w:rsidDel="00797530">
          <w:delText xml:space="preserve">our </w:delText>
        </w:r>
      </w:del>
      <w:ins w:id="111" w:author="Matthew Colwell" w:date="2020-11-05T06:53:00Z">
        <w:r w:rsidR="00797530">
          <w:t xml:space="preserve">the </w:t>
        </w:r>
      </w:ins>
      <w:r w:rsidR="000B261F">
        <w:t xml:space="preserve">data </w:t>
      </w:r>
      <w:del w:id="112" w:author="Matthew Colwell" w:date="2020-11-05T06:53:00Z">
        <w:r w:rsidR="000B261F" w:rsidDel="00797530">
          <w:delText>i</w:delText>
        </w:r>
      </w:del>
      <w:ins w:id="113" w:author="Matthew Colwell" w:date="2020-11-05T06:53:00Z">
        <w:r w:rsidR="00797530">
          <w:t>wa</w:t>
        </w:r>
      </w:ins>
      <w:r w:rsidR="000B261F">
        <w:t>s consisten</w:t>
      </w:r>
      <w:del w:id="114" w:author="Matthew Colwell" w:date="2020-11-05T06:50:00Z">
        <w:r w:rsidR="000B261F" w:rsidDel="00797530">
          <w:delText>ce</w:delText>
        </w:r>
      </w:del>
      <w:ins w:id="115"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116" w:author="Christopher Symons" w:date="2020-11-05T14:39:00Z">
          <w:pPr/>
        </w:pPrChange>
      </w:pPr>
      <w:commentRangeStart w:id="117"/>
      <w:ins w:id="118" w:author="Christopher Symons" w:date="2020-11-05T14:39:00Z">
        <w:r>
          <w:t>Data ingestion of electoral boundaries</w:t>
        </w:r>
        <w:commentRangeEnd w:id="117"/>
        <w:r>
          <w:rPr>
            <w:rStyle w:val="CommentReference"/>
            <w:rFonts w:eastAsiaTheme="minorHAnsi" w:cstheme="minorBidi"/>
            <w:color w:val="auto"/>
          </w:rPr>
          <w:commentReference w:id="117"/>
        </w:r>
      </w:ins>
    </w:p>
    <w:p w14:paraId="7C59460F" w14:textId="54C01B6F" w:rsidR="00490E7E" w:rsidRDefault="00490E7E" w:rsidP="00490E7E">
      <w:pPr>
        <w:rPr>
          <w:ins w:id="119" w:author="Christopher Symons" w:date="2020-11-05T14:35:00Z"/>
          <w:lang w:val="en-US"/>
        </w:rPr>
      </w:pPr>
      <w:ins w:id="120" w:author="Christopher Symons" w:date="2020-11-05T14:35:00Z">
        <w:r>
          <w:rPr>
            <w:lang w:val="en-US"/>
          </w:rPr>
          <w:t>A set of spatial descriptions of all</w:t>
        </w:r>
      </w:ins>
      <w:ins w:id="121" w:author="Christopher Symons" w:date="2020-11-05T14:36:00Z">
        <w:r>
          <w:rPr>
            <w:lang w:val="en-US"/>
          </w:rPr>
          <w:t xml:space="preserve"> 93 </w:t>
        </w:r>
      </w:ins>
      <w:ins w:id="122"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123" w:author="Christopher Symons" w:date="2020-11-05T14:36:00Z">
        <w:r>
          <w:rPr>
            <w:lang w:val="en-US"/>
          </w:rPr>
          <w:t xml:space="preserve">Each electorate in this data set is represented by a polygon with latitude and longitude coordinates. </w:t>
        </w:r>
      </w:ins>
      <w:ins w:id="124"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w:t>
        </w:r>
        <w:r>
          <w:rPr>
            <w:lang w:val="en-US"/>
          </w:rPr>
          <w:lastRenderedPageBreak/>
          <w:t xml:space="preserve">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w:t>
        </w:r>
        <w:proofErr w:type="gramStart"/>
        <w:r w:rsidRPr="0054310D">
          <w:rPr>
            <w:rFonts w:ascii="Courier New" w:hAnsi="Courier New" w:cs="Courier New"/>
            <w:sz w:val="20"/>
            <w:szCs w:val="20"/>
            <w:lang w:val="en-US"/>
          </w:rPr>
          <w:t>latlong.ipynb</w:t>
        </w:r>
        <w:proofErr w:type="spellEnd"/>
        <w:proofErr w:type="gramEnd"/>
        <w:r>
          <w:rPr>
            <w:lang w:val="en-US"/>
          </w:rPr>
          <w:t xml:space="preserve">. We encountered some complexities with the </w:t>
        </w:r>
        <w:proofErr w:type="spellStart"/>
        <w:proofErr w:type="gram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proofErr w:type="gram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125" w:author="Christopher Symons" w:date="2020-11-05T14:35:00Z"/>
        </w:rPr>
      </w:pPr>
      <w:del w:id="126"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127" w:author="Matthew Colwell" w:date="2020-11-05T06:50:00Z">
        <w:del w:id="128" w:author="Christopher Symons" w:date="2020-11-05T14:35:00Z">
          <w:r w:rsidR="00797530" w:rsidDel="00490E7E">
            <w:delText xml:space="preserve"> </w:delText>
          </w:r>
        </w:del>
      </w:ins>
      <w:ins w:id="129" w:author="Matthew Colwell" w:date="2020-11-05T06:51:00Z">
        <w:del w:id="130" w:author="Christopher Symons" w:date="2020-11-05T14:35:00Z">
          <w:r w:rsidR="00797530" w:rsidDel="00490E7E">
            <w:delText>were</w:delText>
          </w:r>
        </w:del>
      </w:ins>
      <w:del w:id="131" w:author="Christopher Symons" w:date="2020-11-05T14:35:00Z">
        <w:r w:rsidRPr="000B261F" w:rsidDel="00490E7E">
          <w:delText xml:space="preserve"> extracted.</w:delText>
        </w:r>
      </w:del>
    </w:p>
    <w:p w14:paraId="413C5D5B" w14:textId="470C32CE" w:rsidR="00C65909" w:rsidRDefault="000B261F" w:rsidP="00C65909">
      <w:pPr>
        <w:rPr>
          <w:ins w:id="132" w:author="Christopher Symons" w:date="2020-11-05T14:40:00Z"/>
        </w:rPr>
      </w:pPr>
      <w:r>
        <w:t>One of the attributes in</w:t>
      </w:r>
      <w:ins w:id="133"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134" w:author="Matthew Colwell" w:date="2020-11-05T06:52:00Z">
        <w:r w:rsidR="00797530">
          <w:t xml:space="preserve">the </w:t>
        </w:r>
      </w:ins>
      <w:proofErr w:type="spellStart"/>
      <w:r w:rsidR="00C65909">
        <w:t>ggmap</w:t>
      </w:r>
      <w:proofErr w:type="spellEnd"/>
      <w:del w:id="135" w:author="Matthew Colwell" w:date="2020-11-05T06:52:00Z">
        <w:r w:rsidR="00C65909" w:rsidDel="00797530">
          <w:delText>()</w:delText>
        </w:r>
      </w:del>
      <w:r w:rsidR="00C65909">
        <w:t xml:space="preserve"> library in R, </w:t>
      </w:r>
      <w:r w:rsidR="00C65909" w:rsidRPr="00C65909">
        <w:t xml:space="preserve">the longitude and latitude of every project </w:t>
      </w:r>
      <w:ins w:id="136" w:author="Matthew Colwell" w:date="2020-11-05T06:53:00Z">
        <w:r w:rsidR="00797530">
          <w:t xml:space="preserve">could be retrieved </w:t>
        </w:r>
      </w:ins>
      <w:r w:rsidR="00C65909" w:rsidRPr="00C65909">
        <w:t xml:space="preserve">from its physical address </w:t>
      </w:r>
      <w:del w:id="137"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138" w:author="Matthew Colwell" w:date="2020-11-05T06:53:00Z">
        <w:r w:rsidR="00C65909" w:rsidDel="00797530">
          <w:delText>have been found out</w:delText>
        </w:r>
      </w:del>
      <w:ins w:id="139" w:author="Matthew Colwell" w:date="2020-11-05T06:53:00Z">
        <w:r w:rsidR="00797530">
          <w:t>could be determine</w:t>
        </w:r>
      </w:ins>
      <w:ins w:id="140" w:author="Matthew Colwell" w:date="2020-11-05T06:54:00Z">
        <w:r w:rsidR="00797530">
          <w:t>d</w:t>
        </w:r>
      </w:ins>
      <w:r w:rsidR="00C65909">
        <w:t>.</w:t>
      </w:r>
    </w:p>
    <w:p w14:paraId="3A05D7BC" w14:textId="1D598C6C" w:rsidR="00490E7E" w:rsidRDefault="00490E7E" w:rsidP="00490E7E">
      <w:pPr>
        <w:pStyle w:val="Heading2"/>
        <w:rPr>
          <w:ins w:id="141" w:author="Christopher Symons" w:date="2020-11-05T14:42:00Z"/>
        </w:rPr>
      </w:pPr>
      <w:commentRangeStart w:id="142"/>
      <w:ins w:id="143" w:author="Christopher Symons" w:date="2020-11-05T14:42:00Z">
        <w:r>
          <w:t>(</w:t>
        </w:r>
        <w:proofErr w:type="spellStart"/>
        <w:r>
          <w:t>Atttempt</w:t>
        </w:r>
        <w:proofErr w:type="spellEnd"/>
        <w:r>
          <w:t xml:space="preserve"> at) </w:t>
        </w:r>
      </w:ins>
      <w:ins w:id="144" w:author="Christopher Symons" w:date="2020-11-05T14:41:00Z">
        <w:r>
          <w:t>Data i</w:t>
        </w:r>
        <w:r w:rsidRPr="00490E7E">
          <w:t>ngesti</w:t>
        </w:r>
        <w:r>
          <w:t>on of</w:t>
        </w:r>
        <w:r w:rsidRPr="00490E7E">
          <w:t xml:space="preserve"> </w:t>
        </w:r>
        <w:r>
          <w:t>PD</w:t>
        </w:r>
      </w:ins>
      <w:ins w:id="145" w:author="Christopher Symons" w:date="2020-11-05T14:42:00Z">
        <w:r>
          <w:t>F</w:t>
        </w:r>
      </w:ins>
      <w:ins w:id="146" w:author="Christopher Symons" w:date="2020-11-05T14:41:00Z">
        <w:r w:rsidRPr="00490E7E">
          <w:t xml:space="preserve"> spending data</w:t>
        </w:r>
      </w:ins>
      <w:commentRangeEnd w:id="142"/>
      <w:ins w:id="147" w:author="Christopher Symons" w:date="2020-11-05T14:42:00Z">
        <w:r>
          <w:rPr>
            <w:rStyle w:val="CommentReference"/>
            <w:rFonts w:eastAsiaTheme="minorHAnsi" w:cstheme="minorBidi"/>
            <w:color w:val="auto"/>
          </w:rPr>
          <w:commentReference w:id="142"/>
        </w:r>
      </w:ins>
    </w:p>
    <w:p w14:paraId="1604B8A9" w14:textId="77777777" w:rsidR="00490E7E" w:rsidRDefault="00490E7E" w:rsidP="00490E7E">
      <w:pPr>
        <w:rPr>
          <w:ins w:id="148" w:author="Christopher Symons" w:date="2020-11-05T14:42:00Z"/>
          <w:lang w:val="en-US"/>
        </w:rPr>
      </w:pPr>
      <w:ins w:id="149"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150" w:author="Christopher Symons" w:date="2020-11-05T14:42:00Z"/>
          <w:lang w:val="en-US"/>
        </w:rPr>
      </w:pPr>
      <w:ins w:id="151"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w:t>
        </w:r>
        <w:proofErr w:type="spellStart"/>
        <w:r>
          <w:rPr>
            <w:lang w:val="en-US"/>
          </w:rPr>
          <w:t>Jupyter</w:t>
        </w:r>
        <w:proofErr w:type="spellEnd"/>
        <w:r>
          <w:rPr>
            <w:lang w:val="en-US"/>
          </w:rPr>
          <w:t xml:space="preserve"> notebook </w:t>
        </w:r>
        <w:proofErr w:type="spellStart"/>
        <w:r>
          <w:rPr>
            <w:rFonts w:ascii="Courier New" w:hAnsi="Courier New" w:cs="Courier New"/>
            <w:sz w:val="20"/>
            <w:szCs w:val="20"/>
            <w:lang w:val="en-US"/>
          </w:rPr>
          <w:t>scrape_AP_suburb_</w:t>
        </w:r>
        <w:proofErr w:type="gramStart"/>
        <w:r>
          <w:rPr>
            <w:rFonts w:ascii="Courier New" w:hAnsi="Courier New" w:cs="Courier New"/>
            <w:sz w:val="20"/>
            <w:szCs w:val="20"/>
            <w:lang w:val="en-US"/>
          </w:rPr>
          <w:t>list</w:t>
        </w:r>
        <w:r w:rsidRPr="0054310D">
          <w:rPr>
            <w:rFonts w:ascii="Courier New" w:hAnsi="Courier New" w:cs="Courier New"/>
            <w:sz w:val="20"/>
            <w:szCs w:val="20"/>
            <w:lang w:val="en-US"/>
          </w:rPr>
          <w:t>.ipynb</w:t>
        </w:r>
        <w:proofErr w:type="spellEnd"/>
        <w:proofErr w:type="gramEnd"/>
        <w:r>
          <w:rPr>
            <w:lang w:val="en-US"/>
          </w:rPr>
          <w:t>.</w:t>
        </w:r>
      </w:ins>
    </w:p>
    <w:p w14:paraId="0F6CD1BF" w14:textId="65FE566B" w:rsidR="00490E7E" w:rsidRPr="00490E7E" w:rsidRDefault="00490E7E" w:rsidP="00490E7E">
      <w:ins w:id="152"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153" w:author="Matthew Colwell" w:date="2020-11-05T06:56:00Z">
        <w:r w:rsidRPr="00C65909" w:rsidDel="00797530">
          <w:delText xml:space="preserve">based </w:delText>
        </w:r>
      </w:del>
      <w:ins w:id="154" w:author="Matthew Colwell" w:date="2020-11-05T06:56:00Z">
        <w:r w:rsidR="00797530">
          <w:t>grouped by</w:t>
        </w:r>
      </w:ins>
      <w:del w:id="155" w:author="Matthew Colwell" w:date="2020-11-05T06:56:00Z">
        <w:r w:rsidRPr="00C65909" w:rsidDel="00797530">
          <w:delText>on</w:delText>
        </w:r>
      </w:del>
      <w:r w:rsidRPr="00C65909">
        <w:t xml:space="preserve"> LGA</w:t>
      </w:r>
      <w:ins w:id="156" w:author="Matthew Colwell" w:date="2020-11-05T06:56:00Z">
        <w:r w:rsidR="00797530">
          <w:t>s</w:t>
        </w:r>
      </w:ins>
      <w:r w:rsidRPr="00C65909">
        <w:t xml:space="preserve"> (local Government areas)</w:t>
      </w:r>
      <w:ins w:id="157" w:author="Matthew Colwell" w:date="2020-11-05T06:56:00Z">
        <w:r w:rsidR="00797530">
          <w:t>.</w:t>
        </w:r>
      </w:ins>
      <w:del w:id="158" w:author="Matthew Colwell" w:date="2020-11-05T06:56:00Z">
        <w:r w:rsidDel="00797530">
          <w:delText>,</w:delText>
        </w:r>
      </w:del>
      <w:r>
        <w:t xml:space="preserve"> </w:t>
      </w:r>
      <w:del w:id="159" w:author="Matthew Colwell" w:date="2020-11-05T06:56:00Z">
        <w:r w:rsidDel="00797530">
          <w:delText>t</w:delText>
        </w:r>
      </w:del>
      <w:ins w:id="160" w:author="Matthew Colwell" w:date="2020-11-05T06:56:00Z">
        <w:r w:rsidR="00797530">
          <w:t>T</w:t>
        </w:r>
      </w:ins>
      <w:r>
        <w:t xml:space="preserve">here are three levels of local government areas </w:t>
      </w:r>
      <w:r w:rsidR="008A7941">
        <w:t>and the third level has same geographical boundaries as electoral district</w:t>
      </w:r>
      <w:ins w:id="161" w:author="Matthew Colwell" w:date="2020-11-05T06:56:00Z">
        <w:r w:rsidR="00797530">
          <w:t>s</w:t>
        </w:r>
      </w:ins>
      <w:r w:rsidR="008A7941">
        <w:t xml:space="preserve">. Filtering helped </w:t>
      </w:r>
      <w:del w:id="162" w:author="Matthew Colwell" w:date="2020-11-05T06:57:00Z">
        <w:r w:rsidR="008A7941" w:rsidDel="00797530">
          <w:delText xml:space="preserve">us to </w:delText>
        </w:r>
      </w:del>
      <w:r w:rsidR="008A7941">
        <w:t xml:space="preserve">narrow down the data and extract the census data </w:t>
      </w:r>
      <w:del w:id="163" w:author="Matthew Colwell" w:date="2020-11-05T06:57:00Z">
        <w:r w:rsidR="008A7941" w:rsidDel="00797530">
          <w:delText xml:space="preserve">we </w:delText>
        </w:r>
      </w:del>
      <w:r w:rsidR="008A7941">
        <w:t>need</w:t>
      </w:r>
      <w:ins w:id="164"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165" w:author="Matthew Colwell" w:date="2020-11-05T06:57:00Z">
        <w:r w:rsidDel="00797530">
          <w:delText xml:space="preserve">our </w:delText>
        </w:r>
      </w:del>
      <w:ins w:id="166" w:author="Matthew Colwell" w:date="2020-11-05T06:57:00Z">
        <w:r w:rsidR="00797530">
          <w:t xml:space="preserve">the </w:t>
        </w:r>
      </w:ins>
      <w:r>
        <w:t xml:space="preserve">data for EDA, </w:t>
      </w:r>
      <w:ins w:id="167" w:author="Matthew Colwell" w:date="2020-11-05T06:57:00Z">
        <w:r w:rsidR="00797530">
          <w:t xml:space="preserve">some </w:t>
        </w:r>
      </w:ins>
      <w:del w:id="168" w:author="Matthew Colwell" w:date="2020-11-05T06:57:00Z">
        <w:r w:rsidR="008355EB" w:rsidDel="00797530">
          <w:delText xml:space="preserve">we </w:delText>
        </w:r>
      </w:del>
      <w:ins w:id="169" w:author="Matthew Colwell" w:date="2020-11-05T06:57:00Z">
        <w:r w:rsidR="00797530">
          <w:t xml:space="preserve">attributes were </w:t>
        </w:r>
      </w:ins>
      <w:r w:rsidR="008355EB">
        <w:t xml:space="preserve">merged </w:t>
      </w:r>
      <w:del w:id="170" w:author="Matthew Colwell" w:date="2020-11-05T06:57:00Z">
        <w:r w:rsidR="008355EB" w:rsidDel="00797530">
          <w:delText xml:space="preserve">attributes </w:delText>
        </w:r>
      </w:del>
      <w:r w:rsidR="008355EB">
        <w:t xml:space="preserve">together and </w:t>
      </w:r>
      <w:del w:id="171" w:author="Matthew Colwell" w:date="2020-11-05T06:57:00Z">
        <w:r w:rsidR="008355EB" w:rsidDel="00797530">
          <w:delText xml:space="preserve">delete </w:delText>
        </w:r>
      </w:del>
      <w:r w:rsidR="008355EB">
        <w:t>unnecessary</w:t>
      </w:r>
      <w:del w:id="172" w:author="Matthew Colwell" w:date="2020-11-05T06:57:00Z">
        <w:r w:rsidR="008355EB" w:rsidDel="00797530">
          <w:delText xml:space="preserve"> ones</w:delText>
        </w:r>
      </w:del>
      <w:ins w:id="173" w:author="Matthew Colwell" w:date="2020-11-05T06:57:00Z">
        <w:r w:rsidR="00797530">
          <w:t xml:space="preserve"> ones deleted</w:t>
        </w:r>
      </w:ins>
      <w:r w:rsidR="008355EB">
        <w:t>.</w:t>
      </w:r>
    </w:p>
    <w:p w14:paraId="14D81A69" w14:textId="214A0685" w:rsidR="008355EB" w:rsidRDefault="008355EB" w:rsidP="000B261F">
      <w:commentRangeStart w:id="174"/>
      <w:r>
        <w:t>For example, gender, background and ethnicity group did not play a role in our hypothesis. Therefore, such this information has been deleted and we manage to reduce the number of attributes.</w:t>
      </w:r>
      <w:commentRangeEnd w:id="174"/>
      <w:r w:rsidR="00797530">
        <w:rPr>
          <w:rStyle w:val="CommentReference"/>
        </w:rPr>
        <w:commentReference w:id="174"/>
      </w:r>
    </w:p>
    <w:p w14:paraId="2FE8EBF7" w14:textId="4575E8C8" w:rsidR="008355EB" w:rsidRDefault="008355EB" w:rsidP="000B261F">
      <w:commentRangeStart w:id="175"/>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175"/>
      <w:r w:rsidR="00797530">
        <w:rPr>
          <w:rStyle w:val="CommentReference"/>
        </w:rPr>
        <w:commentReference w:id="175"/>
      </w:r>
    </w:p>
    <w:p w14:paraId="065B277C" w14:textId="723E89DF" w:rsidR="008355EB" w:rsidRDefault="008355EB" w:rsidP="000B261F">
      <w:del w:id="176" w:author="Matthew Colwell" w:date="2020-11-05T06:59:00Z">
        <w:r w:rsidDel="00C81E11">
          <w:delText>In this stage</w:delText>
        </w:r>
        <w:r w:rsidR="00456D72" w:rsidDel="00C81E11">
          <w:delText>, a</w:delText>
        </w:r>
      </w:del>
      <w:ins w:id="177" w:author="Matthew Colwell" w:date="2020-11-05T06:59:00Z">
        <w:r w:rsidR="00C81E11">
          <w:t>A</w:t>
        </w:r>
      </w:ins>
      <w:r w:rsidR="00456D72">
        <w:t>void</w:t>
      </w:r>
      <w:ins w:id="178" w:author="Matthew Colwell" w:date="2020-11-05T06:59:00Z">
        <w:r w:rsidR="00C81E11">
          <w:t>ing data</w:t>
        </w:r>
      </w:ins>
      <w:r w:rsidR="00456D72">
        <w:t xml:space="preserve"> redundancy was one of </w:t>
      </w:r>
      <w:ins w:id="179" w:author="Matthew Colwell" w:date="2020-11-05T06:59:00Z">
        <w:r w:rsidR="00C81E11">
          <w:t xml:space="preserve">the major </w:t>
        </w:r>
      </w:ins>
      <w:r w:rsidR="00456D72">
        <w:t xml:space="preserve">challenges </w:t>
      </w:r>
      <w:del w:id="180" w:author="Matthew Colwell" w:date="2020-11-05T06:59:00Z">
        <w:r w:rsidR="00456D72" w:rsidDel="00C81E11">
          <w:delText>we encounter in this project</w:delText>
        </w:r>
      </w:del>
      <w:ins w:id="181" w:author="Matthew Colwell" w:date="2020-11-05T06:59:00Z">
        <w:r w:rsidR="00C81E11">
          <w:t xml:space="preserve">encountered </w:t>
        </w:r>
      </w:ins>
      <w:ins w:id="182" w:author="Matthew Colwell" w:date="2020-11-05T07:00:00Z">
        <w:r w:rsidR="00C81E11">
          <w:t>when ingesting the data</w:t>
        </w:r>
      </w:ins>
      <w:r w:rsidR="00456D72">
        <w:t>. Using Git</w:t>
      </w:r>
      <w:del w:id="183" w:author="Matthew Colwell" w:date="2020-11-05T06:56:00Z">
        <w:r w:rsidR="00456D72" w:rsidDel="00797530">
          <w:delText>h</w:delText>
        </w:r>
      </w:del>
      <w:ins w:id="184" w:author="Matthew Colwell" w:date="2020-11-05T06:56:00Z">
        <w:r w:rsidR="00797530">
          <w:t>H</w:t>
        </w:r>
      </w:ins>
      <w:r w:rsidR="00456D72">
        <w:t>ub and creating a</w:t>
      </w:r>
      <w:ins w:id="185" w:author="Matthew Colwell" w:date="2020-11-05T07:00:00Z">
        <w:r w:rsidR="00C81E11">
          <w:t>n SQL</w:t>
        </w:r>
      </w:ins>
      <w:r w:rsidR="00456D72">
        <w:t xml:space="preserve"> database help</w:t>
      </w:r>
      <w:ins w:id="186" w:author="Matthew Colwell" w:date="2020-11-05T07:00:00Z">
        <w:r w:rsidR="00C81E11">
          <w:t>ed</w:t>
        </w:r>
      </w:ins>
      <w:r w:rsidR="00456D72">
        <w:t xml:space="preserve"> </w:t>
      </w:r>
      <w:del w:id="187" w:author="Matthew Colwell" w:date="2020-11-05T07:00:00Z">
        <w:r w:rsidR="00456D72" w:rsidDel="00C81E11">
          <w:delText xml:space="preserve">us </w:delText>
        </w:r>
      </w:del>
      <w:r w:rsidR="00456D72">
        <w:t xml:space="preserve">to </w:t>
      </w:r>
      <w:del w:id="188" w:author="Matthew Colwell" w:date="2020-11-05T07:00:00Z">
        <w:r w:rsidR="00456D72" w:rsidDel="00C81E11">
          <w:delText>nail in this purpose to a great extent</w:delText>
        </w:r>
      </w:del>
      <w:ins w:id="189" w:author="Matthew Colwell" w:date="2020-11-05T07:00:00Z">
        <w:r w:rsidR="00C81E11">
          <w:t xml:space="preserve">mitigate this </w:t>
        </w:r>
      </w:ins>
      <w:ins w:id="190"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r>
        <w:lastRenderedPageBreak/>
        <w:t>Making the Data Fit for Use</w:t>
      </w:r>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191" w:author="Matthew Colwell" w:date="2020-11-05T07:02:00Z">
        <w:r w:rsidRPr="00C81E11">
          <w:rPr>
            <w:highlight w:val="yellow"/>
            <w:rPrChange w:id="192"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3A50D0CA" w14:textId="11E95AE9" w:rsidR="008A7941" w:rsidRDefault="000E18ED" w:rsidP="000B261F">
      <w:r>
        <w:t>A similar issue occurred with the census data</w:t>
      </w:r>
      <w:r w:rsidR="008656A8">
        <w:t xml:space="preserve">. Queensland electorates were redrawn for the 2017 </w:t>
      </w:r>
      <w:proofErr w:type="gramStart"/>
      <w:r w:rsidR="00AE5236">
        <w:t>election,</w:t>
      </w:r>
      <w:proofErr w:type="gramEnd"/>
      <w:r w:rsidR="008656A8">
        <w:t xml:space="preserve"> </w:t>
      </w:r>
      <w:r w:rsidR="00AE5236">
        <w:t>however,</w:t>
      </w:r>
      <w:r w:rsidR="008656A8">
        <w:t xml:space="preserve"> the census was conducted in 2016 with the old electorates. </w:t>
      </w:r>
      <w:r w:rsidR="00AE5236">
        <w:t xml:space="preserve">Fortunately, </w:t>
      </w:r>
      <w:proofErr w:type="gramStart"/>
      <w:r w:rsidR="00AE5236">
        <w:t>the majority of</w:t>
      </w:r>
      <w:proofErr w:type="gramEnd"/>
      <w:r w:rsidR="00AE5236">
        <w:t xml:space="preserve"> the new electorates were directly relatable to the new ones, so the data loss was minimal. If time permitted, more work could have been done to restore this lost data.</w:t>
      </w:r>
    </w:p>
    <w:p w14:paraId="5799AA75" w14:textId="20ACE8A7" w:rsidR="008A7941" w:rsidRDefault="008656A8" w:rsidP="000B261F">
      <w:r>
        <w:t xml:space="preserve">Finally, for data preparation, </w:t>
      </w:r>
      <w:r w:rsidR="000E18ED">
        <w:t xml:space="preserve">all spending and income data needed to be transformed to its natural logarithm to </w:t>
      </w:r>
      <w:proofErr w:type="spellStart"/>
      <w:r w:rsidR="000E18ED">
        <w:t>linearise</w:t>
      </w:r>
      <w:proofErr w:type="spellEnd"/>
      <w:r w:rsidR="000E18ED">
        <w:t xml:space="preserv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193" w:name="_Toc52110095"/>
      <w:commentRangeStart w:id="194"/>
      <w:r>
        <w:lastRenderedPageBreak/>
        <w:t>Modelling Methodology</w:t>
      </w:r>
      <w:bookmarkEnd w:id="193"/>
      <w:commentRangeEnd w:id="194"/>
      <w:r w:rsidR="00F14BB6">
        <w:rPr>
          <w:rStyle w:val="CommentReference"/>
          <w:rFonts w:ascii="Arial" w:eastAsiaTheme="minorHAnsi" w:hAnsi="Arial" w:cstheme="minorBidi"/>
          <w:color w:val="auto"/>
        </w:rPr>
        <w:commentReference w:id="194"/>
      </w:r>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4A4F8551" w:rsidR="00AE5236" w:rsidRPr="00131AF2" w:rsidRDefault="00AE5236" w:rsidP="00EA79FD">
      <w:pPr>
        <w:pStyle w:val="Caption"/>
        <w:jc w:val="center"/>
      </w:pPr>
      <w:bookmarkStart w:id="195" w:name="_Ref55454422"/>
      <w:r>
        <w:t xml:space="preserve">Figure </w:t>
      </w:r>
      <w:fldSimple w:instr=" SEQ Figure \* ARABIC ">
        <w:r w:rsidR="00E613EE">
          <w:rPr>
            <w:noProof/>
          </w:rPr>
          <w:t>2</w:t>
        </w:r>
      </w:fldSimple>
      <w:bookmarkEnd w:id="195"/>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7FBEB994" w:rsidR="00EA79FD" w:rsidRDefault="00EA79FD" w:rsidP="00E613EE">
      <w:pPr>
        <w:pStyle w:val="Caption"/>
        <w:jc w:val="center"/>
      </w:pPr>
      <w:bookmarkStart w:id="196" w:name="_Ref55455162"/>
      <w:r>
        <w:t xml:space="preserve">Figure </w:t>
      </w:r>
      <w:fldSimple w:instr=" SEQ Figure \* ARABIC ">
        <w:r w:rsidR="00E613EE">
          <w:rPr>
            <w:noProof/>
          </w:rPr>
          <w:t>3</w:t>
        </w:r>
      </w:fldSimple>
      <w:bookmarkEnd w:id="196"/>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1644F961" w:rsidR="00E613EE" w:rsidRDefault="00E613EE" w:rsidP="00E613EE">
      <w:pPr>
        <w:pStyle w:val="Caption"/>
        <w:jc w:val="center"/>
      </w:pPr>
      <w:r>
        <w:t xml:space="preserve">Figure </w:t>
      </w:r>
      <w:fldSimple w:instr=" SEQ Figure \* ARABIC ">
        <w:r>
          <w:rPr>
            <w:noProof/>
          </w:rPr>
          <w:t>4</w:t>
        </w:r>
      </w:fldSimple>
      <w:r>
        <w:t>: Linear model for spending as a predictor of the proportion of the population who walks to work</w:t>
      </w:r>
    </w:p>
    <w:p w14:paraId="478AE27F" w14:textId="5552B29A" w:rsidR="00FE7F13" w:rsidRPr="00E613EE" w:rsidRDefault="00131AF2" w:rsidP="0023172C">
      <w:pPr>
        <w:rPr>
          <w:highlight w:val="yellow"/>
        </w:rPr>
      </w:pPr>
      <w:commentRangeStart w:id="197"/>
      <w:r w:rsidRPr="00E613EE">
        <w:rPr>
          <w:highlight w:val="yellow"/>
        </w:rPr>
        <w:lastRenderedPageBreak/>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t>It is worth noting that in the correlation matrix, correlations with p-value &gt; 0.0</w:t>
      </w:r>
      <w:del w:id="198" w:author="Matthew Colwell" w:date="2020-11-05T07:41:00Z">
        <w:r w:rsidRPr="00E613EE" w:rsidDel="00EA79FD">
          <w:rPr>
            <w:highlight w:val="yellow"/>
          </w:rPr>
          <w:delText>1</w:delText>
        </w:r>
      </w:del>
      <w:ins w:id="199"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 xml:space="preserve">have a </w:t>
      </w:r>
      <w:proofErr w:type="gramStart"/>
      <w:r w:rsidRPr="00E613EE">
        <w:rPr>
          <w:highlight w:val="yellow"/>
        </w:rPr>
        <w:t>fairly constant</w:t>
      </w:r>
      <w:proofErr w:type="gramEnd"/>
      <w:r w:rsidRPr="00E613EE">
        <w:rPr>
          <w:highlight w:val="yellow"/>
        </w:rPr>
        <w:t xml:space="preserve"> variants around zero mean</w:t>
      </w:r>
      <w:r w:rsidR="004E47A0" w:rsidRPr="00E613EE">
        <w:rPr>
          <w:highlight w:val="yellow"/>
        </w:rPr>
        <w:t>.</w:t>
      </w:r>
      <w:commentRangeEnd w:id="197"/>
      <w:r w:rsidR="00EA79FD" w:rsidRPr="00E613EE">
        <w:rPr>
          <w:rStyle w:val="CommentReference"/>
          <w:highlight w:val="yellow"/>
        </w:rPr>
        <w:commentReference w:id="197"/>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200" w:name="_Toc52110096"/>
      <w:commentRangeStart w:id="201"/>
      <w:r>
        <w:lastRenderedPageBreak/>
        <w:t>Outcomes and Insights</w:t>
      </w:r>
      <w:bookmarkEnd w:id="200"/>
      <w:commentRangeEnd w:id="201"/>
      <w:r w:rsidR="00F14BB6">
        <w:rPr>
          <w:rStyle w:val="CommentReference"/>
          <w:rFonts w:ascii="Arial" w:eastAsiaTheme="minorHAnsi" w:hAnsi="Arial" w:cstheme="minorBidi"/>
          <w:color w:val="auto"/>
        </w:rPr>
        <w:commentReference w:id="201"/>
      </w:r>
    </w:p>
    <w:p w14:paraId="24CA3F5A" w14:textId="64F422DA" w:rsidR="004E47A0" w:rsidRDefault="004E47A0" w:rsidP="004E47A0">
      <w:pPr>
        <w:pStyle w:val="Heading2"/>
      </w:pPr>
      <w:r>
        <w:t>Project outcome</w:t>
      </w:r>
    </w:p>
    <w:p w14:paraId="66BF5DA6" w14:textId="177644A3" w:rsidR="005106F1" w:rsidRDefault="004E47A0" w:rsidP="005106F1">
      <w:pPr>
        <w:rPr>
          <w:ins w:id="202" w:author="Siamak Adeli Koodehi" w:date="2020-11-05T15:06:00Z"/>
        </w:rPr>
      </w:pPr>
      <w:del w:id="203"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204"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205" w:author="Siamak Adeli Koodehi" w:date="2020-11-05T15:06:00Z"/>
        </w:rPr>
      </w:pPr>
      <w:ins w:id="206"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207" w:author="Siamak Adeli Koodehi" w:date="2020-11-05T15:06:00Z"/>
        </w:rPr>
      </w:pPr>
      <w:ins w:id="208"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209" w:author="Siamak Adeli Koodehi" w:date="2020-11-05T15:06:00Z"/>
        </w:rPr>
      </w:pPr>
    </w:p>
    <w:p w14:paraId="784C31D9" w14:textId="77777777" w:rsidR="005106F1" w:rsidRDefault="005106F1" w:rsidP="005106F1">
      <w:pPr>
        <w:rPr>
          <w:ins w:id="210" w:author="Siamak Adeli Koodehi" w:date="2020-11-05T15:06:00Z"/>
        </w:rPr>
      </w:pPr>
    </w:p>
    <w:p w14:paraId="1E214081" w14:textId="77777777" w:rsidR="005106F1" w:rsidRDefault="005106F1" w:rsidP="005106F1">
      <w:pPr>
        <w:rPr>
          <w:ins w:id="211" w:author="Siamak Adeli Koodehi" w:date="2020-11-05T15:06:00Z"/>
        </w:rPr>
      </w:pPr>
    </w:p>
    <w:p w14:paraId="7CB45346" w14:textId="77777777" w:rsidR="005106F1" w:rsidRDefault="005106F1" w:rsidP="005106F1">
      <w:pPr>
        <w:rPr>
          <w:ins w:id="212" w:author="Siamak Adeli Koodehi" w:date="2020-11-05T15:06:00Z"/>
        </w:rPr>
      </w:pPr>
    </w:p>
    <w:p w14:paraId="2CEBB066" w14:textId="77777777" w:rsidR="005106F1" w:rsidRDefault="005106F1" w:rsidP="005106F1">
      <w:pPr>
        <w:rPr>
          <w:ins w:id="213" w:author="Siamak Adeli Koodehi" w:date="2020-11-05T15:06:00Z"/>
        </w:rPr>
      </w:pPr>
      <w:ins w:id="214" w:author="Siamak Adeli Koodehi" w:date="2020-11-05T15:06:00Z">
        <w:r>
          <w:lastRenderedPageBreak/>
          <w:t>The website also provides electoral results from 2004 to 2017.</w:t>
        </w:r>
      </w:ins>
    </w:p>
    <w:p w14:paraId="68DAF838" w14:textId="10A64431" w:rsidR="005106F1" w:rsidRDefault="005106F1" w:rsidP="005106F1">
      <w:pPr>
        <w:rPr>
          <w:ins w:id="215" w:author="Siamak Adeli Koodehi" w:date="2020-11-05T15:06:00Z"/>
        </w:rPr>
      </w:pPr>
      <w:ins w:id="216"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217" w:author="Siamak Adeli Koodehi" w:date="2020-11-05T15:06:00Z"/>
        </w:rPr>
      </w:pPr>
    </w:p>
    <w:p w14:paraId="1EB9329A" w14:textId="5C822EB6" w:rsidR="005106F1" w:rsidRDefault="005106F1" w:rsidP="005106F1">
      <w:pPr>
        <w:rPr>
          <w:ins w:id="218" w:author="Siamak Adeli Koodehi" w:date="2020-11-05T15:06:00Z"/>
        </w:rPr>
      </w:pPr>
      <w:ins w:id="219"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220" w:author="Siamak Adeli Koodehi" w:date="2020-11-05T15:06:00Z"/>
        </w:rPr>
      </w:pPr>
      <w:ins w:id="221"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222" w:author="Siamak Adeli Koodehi" w:date="2020-11-05T15:06:00Z"/>
        </w:rPr>
      </w:pPr>
      <w:ins w:id="223" w:author="Siamak Adeli Koodehi" w:date="2020-11-05T15:06:00Z">
        <w:r>
          <w:lastRenderedPageBreak/>
          <w:t>The website also provides electoral results divided by each district.</w:t>
        </w:r>
      </w:ins>
    </w:p>
    <w:p w14:paraId="207D9451" w14:textId="77777777" w:rsidR="005106F1" w:rsidRDefault="005106F1" w:rsidP="005106F1">
      <w:pPr>
        <w:rPr>
          <w:ins w:id="224" w:author="Siamak Adeli Koodehi" w:date="2020-11-05T15:06:00Z"/>
        </w:rPr>
      </w:pPr>
    </w:p>
    <w:p w14:paraId="0CAFB9C7" w14:textId="2B330666" w:rsidR="005106F1" w:rsidRDefault="005106F1" w:rsidP="005106F1">
      <w:pPr>
        <w:rPr>
          <w:ins w:id="225" w:author="Siamak Adeli Koodehi" w:date="2020-11-05T15:06:00Z"/>
        </w:rPr>
      </w:pPr>
      <w:ins w:id="226"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227" w:author="Siamak Adeli Koodehi" w:date="2020-11-05T15:06:00Z"/>
        </w:rPr>
      </w:pPr>
      <w:ins w:id="228"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bookmarkStart w:id="229" w:name="_GoBack"/>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bookmarkEnd w:id="229"/>
      </w:ins>
    </w:p>
    <w:p w14:paraId="7FBD2232" w14:textId="77777777" w:rsidR="005106F1" w:rsidRDefault="005106F1" w:rsidP="005106F1">
      <w:pPr>
        <w:rPr>
          <w:ins w:id="230" w:author="Siamak Adeli Koodehi" w:date="2020-11-05T15:06:00Z"/>
        </w:rPr>
      </w:pPr>
    </w:p>
    <w:p w14:paraId="15D5CDA8" w14:textId="77777777" w:rsidR="005106F1" w:rsidRDefault="005106F1" w:rsidP="005106F1">
      <w:pPr>
        <w:rPr>
          <w:ins w:id="231" w:author="Siamak Adeli Koodehi" w:date="2020-11-05T15:06:00Z"/>
        </w:rPr>
      </w:pPr>
    </w:p>
    <w:p w14:paraId="463F5250" w14:textId="77777777" w:rsidR="005106F1" w:rsidRDefault="005106F1" w:rsidP="005106F1">
      <w:pPr>
        <w:rPr>
          <w:ins w:id="232" w:author="Siamak Adeli Koodehi" w:date="2020-11-05T15:06:00Z"/>
        </w:rPr>
      </w:pPr>
      <w:ins w:id="233" w:author="Siamak Adeli Koodehi" w:date="2020-11-05T15:06:00Z">
        <w:r>
          <w:lastRenderedPageBreak/>
          <w:t xml:space="preserve">by following data science process from the finding a human centre problem, getting a fit data for use and making the data confess, found some evidence for the hypothesis of political motivation on how to government spend, correlation to the working population. </w:t>
        </w:r>
      </w:ins>
    </w:p>
    <w:p w14:paraId="0645AE51" w14:textId="77777777" w:rsidR="005106F1" w:rsidRDefault="005106F1" w:rsidP="005106F1">
      <w:pPr>
        <w:rPr>
          <w:ins w:id="234" w:author="Siamak Adeli Koodehi" w:date="2020-11-05T15:06:00Z"/>
        </w:rPr>
      </w:pPr>
      <w:ins w:id="235" w:author="Siamak Adeli Koodehi" w:date="2020-11-05T15:06:00Z">
        <w:r>
          <w:t>However, no correlation to the population size in a median household income.</w:t>
        </w:r>
      </w:ins>
    </w:p>
    <w:p w14:paraId="3A3D1871" w14:textId="77777777" w:rsidR="005106F1" w:rsidRDefault="005106F1" w:rsidP="005106F1">
      <w:pPr>
        <w:rPr>
          <w:ins w:id="236" w:author="Siamak Adeli Koodehi" w:date="2020-11-05T15:06:00Z"/>
        </w:rPr>
      </w:pPr>
      <w:ins w:id="237"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238" w:author="Siamak Adeli Koodehi" w:date="2020-11-05T15:06:00Z"/>
        </w:rPr>
      </w:pPr>
      <w:del w:id="239"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240" w:author="Siamak Adeli Koodehi" w:date="2020-11-05T15:06:00Z"/>
        </w:rPr>
      </w:pPr>
      <w:del w:id="241"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242" w:author="Siamak Adeli Koodehi" w:date="2020-11-05T15:06:00Z"/>
        </w:rPr>
      </w:pPr>
    </w:p>
    <w:p w14:paraId="18C2BC27" w14:textId="39E99145" w:rsidR="00A34361" w:rsidRPr="004E47A0" w:rsidDel="005106F1" w:rsidRDefault="00A34361" w:rsidP="004E47A0">
      <w:pPr>
        <w:rPr>
          <w:del w:id="243" w:author="Siamak Adeli Koodehi" w:date="2020-11-05T15:06:00Z"/>
        </w:rPr>
      </w:pPr>
      <w:del w:id="244"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245" w:author="Siamak Adeli Koodehi" w:date="2020-11-05T15:06:00Z"/>
        </w:rPr>
      </w:pPr>
      <w:del w:id="246"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247" w:author="Siamak Adeli Koodehi" w:date="2020-11-05T15:06:00Z"/>
        </w:rPr>
      </w:pPr>
      <w:del w:id="248"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1171942F" w:rsidR="0023172C" w:rsidRDefault="00490E7E" w:rsidP="0023172C">
      <w:pPr>
        <w:pStyle w:val="Heading1"/>
      </w:pPr>
      <w:bookmarkStart w:id="249" w:name="_Toc52110097"/>
      <w:proofErr w:type="spellStart"/>
      <w:ins w:id="250" w:author="Christopher Symons" w:date="2020-11-05T14:43:00Z">
        <w:r>
          <w:lastRenderedPageBreak/>
          <w:t>Incorproation</w:t>
        </w:r>
        <w:proofErr w:type="spellEnd"/>
        <w:r>
          <w:t xml:space="preserve"> of feedback and recommendations</w:t>
        </w:r>
      </w:ins>
      <w:commentRangeStart w:id="251"/>
      <w:del w:id="252" w:author="Christopher Symons" w:date="2020-11-05T14:43:00Z">
        <w:r w:rsidR="0023172C" w:rsidDel="00490E7E">
          <w:delText>Summary</w:delText>
        </w:r>
      </w:del>
      <w:bookmarkEnd w:id="249"/>
    </w:p>
    <w:p w14:paraId="34FC1F85" w14:textId="77777777" w:rsidR="00983CE2" w:rsidDel="00490E7E" w:rsidRDefault="00983CE2" w:rsidP="00983CE2">
      <w:pPr>
        <w:rPr>
          <w:del w:id="253" w:author="Christopher Symons" w:date="2020-11-05T14:43:00Z"/>
        </w:rPr>
      </w:pPr>
    </w:p>
    <w:p w14:paraId="4751FA39" w14:textId="4D4E828D" w:rsidR="00983CE2" w:rsidDel="00490E7E" w:rsidRDefault="00983CE2" w:rsidP="00983CE2">
      <w:pPr>
        <w:rPr>
          <w:del w:id="254" w:author="Christopher Symons" w:date="2020-11-05T14:43:00Z"/>
        </w:rPr>
      </w:pPr>
    </w:p>
    <w:p w14:paraId="4D289DDF" w14:textId="230453BC" w:rsidR="00490E7E" w:rsidRDefault="00983CE2" w:rsidP="00490E7E">
      <w:pPr>
        <w:pStyle w:val="Heading2"/>
        <w:rPr>
          <w:ins w:id="255" w:author="Christopher Symons" w:date="2020-11-05T14:45:00Z"/>
        </w:rPr>
      </w:pPr>
      <w:del w:id="256" w:author="Christopher Symons" w:date="2020-11-05T14:44:00Z">
        <w:r w:rsidDel="00490E7E">
          <w:delText>Response to Feedback</w:delText>
        </w:r>
        <w:commentRangeEnd w:id="251"/>
        <w:r w:rsidR="00281A50" w:rsidDel="00490E7E">
          <w:rPr>
            <w:rStyle w:val="CommentReference"/>
            <w:rFonts w:eastAsiaTheme="minorHAnsi" w:cstheme="minorBidi"/>
            <w:color w:val="auto"/>
          </w:rPr>
          <w:commentReference w:id="251"/>
        </w:r>
      </w:del>
      <w:ins w:id="257" w:author="Christopher Symons" w:date="2020-11-05T14:44:00Z">
        <w:r w:rsidR="00490E7E">
          <w:t>Presentation day</w:t>
        </w:r>
      </w:ins>
    </w:p>
    <w:p w14:paraId="780D05F2" w14:textId="77761054" w:rsidR="00490E7E" w:rsidRPr="00490E7E" w:rsidRDefault="00490E7E">
      <w:pPr>
        <w:rPr>
          <w:ins w:id="258" w:author="Christopher Symons" w:date="2020-11-05T14:44:00Z"/>
        </w:rPr>
        <w:pPrChange w:id="259" w:author="Christopher Symons" w:date="2020-11-05T14:45:00Z">
          <w:pPr>
            <w:pStyle w:val="Heading2"/>
          </w:pPr>
        </w:pPrChange>
      </w:pPr>
      <w:ins w:id="260" w:author="Christopher Symons" w:date="2020-11-05T14:45:00Z">
        <w:r>
          <w:t>[yet to be done by CJRS]</w:t>
        </w:r>
      </w:ins>
    </w:p>
    <w:p w14:paraId="1491E62F" w14:textId="4BD4AD09" w:rsidR="00490E7E" w:rsidRPr="00490E7E" w:rsidRDefault="00490E7E" w:rsidP="00490E7E">
      <w:pPr>
        <w:pStyle w:val="Heading2"/>
        <w:rPr>
          <w:ins w:id="261" w:author="Christopher Symons" w:date="2020-11-05T14:44:00Z"/>
        </w:rPr>
      </w:pPr>
      <w:ins w:id="262" w:author="Christopher Symons" w:date="2020-11-05T14:44:00Z">
        <w:r w:rsidRPr="00490E7E">
          <w:t>Peer review</w:t>
        </w:r>
      </w:ins>
    </w:p>
    <w:p w14:paraId="57E7F8B4" w14:textId="77777777" w:rsidR="00490E7E" w:rsidRPr="00490E7E" w:rsidRDefault="00490E7E" w:rsidP="00490E7E">
      <w:pPr>
        <w:rPr>
          <w:ins w:id="263" w:author="Christopher Symons" w:date="2020-11-05T14:48:00Z"/>
          <w:lang w:val="en-US"/>
          <w:rPrChange w:id="264" w:author="Christopher Symons" w:date="2020-11-05T14:48:00Z">
            <w:rPr>
              <w:ins w:id="265" w:author="Christopher Symons" w:date="2020-11-05T14:48:00Z"/>
              <w:highlight w:val="green"/>
              <w:lang w:val="en-US"/>
            </w:rPr>
          </w:rPrChange>
        </w:rPr>
      </w:pPr>
      <w:ins w:id="266" w:author="Christopher Symons" w:date="2020-11-05T14:48:00Z">
        <w:r w:rsidRPr="00490E7E">
          <w:rPr>
            <w:lang w:val="en-US"/>
            <w:rPrChange w:id="267"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268" w:author="Christopher Symons" w:date="2020-11-05T14:48:00Z"/>
          <w:lang w:val="en-US"/>
          <w:rPrChange w:id="269" w:author="Christopher Symons" w:date="2020-11-05T14:48:00Z">
            <w:rPr>
              <w:ins w:id="270" w:author="Christopher Symons" w:date="2020-11-05T14:48:00Z"/>
              <w:highlight w:val="green"/>
              <w:lang w:val="en-US"/>
            </w:rPr>
          </w:rPrChange>
        </w:rPr>
      </w:pPr>
      <w:ins w:id="271" w:author="Christopher Symons" w:date="2020-11-05T14:48:00Z">
        <w:r w:rsidRPr="00490E7E">
          <w:rPr>
            <w:lang w:val="en-US"/>
            <w:rPrChange w:id="272"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273" w:author="Christopher Symons" w:date="2020-11-05T14:48:00Z"/>
          <w:i/>
          <w:iCs/>
          <w:lang w:val="en-US"/>
          <w:rPrChange w:id="274" w:author="Christopher Symons" w:date="2020-11-05T14:48:00Z">
            <w:rPr>
              <w:ins w:id="275" w:author="Christopher Symons" w:date="2020-11-05T14:48:00Z"/>
              <w:i/>
              <w:iCs/>
              <w:highlight w:val="green"/>
              <w:lang w:val="en-US"/>
            </w:rPr>
          </w:rPrChange>
        </w:rPr>
      </w:pPr>
      <w:ins w:id="276" w:author="Christopher Symons" w:date="2020-11-05T14:48:00Z">
        <w:r w:rsidRPr="00490E7E">
          <w:rPr>
            <w:i/>
            <w:iCs/>
            <w:lang w:val="en-US"/>
            <w:rPrChange w:id="277" w:author="Christopher Symons" w:date="2020-11-05T14:48:00Z">
              <w:rPr>
                <w:i/>
                <w:iCs/>
                <w:highlight w:val="green"/>
                <w:lang w:val="en-US"/>
              </w:rPr>
            </w:rPrChange>
          </w:rPr>
          <w:t xml:space="preserve">Agreed. We appreciate that 30 or 60 seconds is not </w:t>
        </w:r>
        <w:proofErr w:type="gramStart"/>
        <w:r w:rsidRPr="00490E7E">
          <w:rPr>
            <w:i/>
            <w:iCs/>
            <w:lang w:val="en-US"/>
            <w:rPrChange w:id="278" w:author="Christopher Symons" w:date="2020-11-05T14:48:00Z">
              <w:rPr>
                <w:i/>
                <w:iCs/>
                <w:highlight w:val="green"/>
                <w:lang w:val="en-US"/>
              </w:rPr>
            </w:rPrChange>
          </w:rPr>
          <w:t>sufficient</w:t>
        </w:r>
        <w:proofErr w:type="gramEnd"/>
        <w:r w:rsidRPr="00490E7E">
          <w:rPr>
            <w:i/>
            <w:iCs/>
            <w:lang w:val="en-US"/>
            <w:rPrChange w:id="279" w:author="Christopher Symons" w:date="2020-11-05T14:48:00Z">
              <w:rPr>
                <w:i/>
                <w:iCs/>
                <w:highlight w:val="green"/>
                <w:lang w:val="en-US"/>
              </w:rPr>
            </w:rPrChange>
          </w:rPr>
          <w:t xml:space="preserve">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280" w:author="Christopher Symons" w:date="2020-11-05T14:48:00Z"/>
          <w:lang w:val="en-US"/>
          <w:rPrChange w:id="281" w:author="Christopher Symons" w:date="2020-11-05T14:48:00Z">
            <w:rPr>
              <w:ins w:id="282" w:author="Christopher Symons" w:date="2020-11-05T14:48:00Z"/>
              <w:highlight w:val="green"/>
              <w:lang w:val="en-US"/>
            </w:rPr>
          </w:rPrChange>
        </w:rPr>
      </w:pPr>
      <w:ins w:id="283" w:author="Christopher Symons" w:date="2020-11-05T14:48:00Z">
        <w:r w:rsidRPr="00490E7E">
          <w:rPr>
            <w:lang w:val="en-US"/>
            <w:rPrChange w:id="284"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285" w:author="Christopher Symons" w:date="2020-11-05T14:48:00Z"/>
          <w:i/>
          <w:iCs/>
          <w:lang w:val="en-US"/>
          <w:rPrChange w:id="286" w:author="Christopher Symons" w:date="2020-11-05T14:48:00Z">
            <w:rPr>
              <w:ins w:id="287" w:author="Christopher Symons" w:date="2020-11-05T14:48:00Z"/>
              <w:i/>
              <w:iCs/>
              <w:highlight w:val="green"/>
              <w:lang w:val="en-US"/>
            </w:rPr>
          </w:rPrChange>
        </w:rPr>
      </w:pPr>
      <w:ins w:id="288" w:author="Christopher Symons" w:date="2020-11-05T14:48:00Z">
        <w:r w:rsidRPr="00490E7E">
          <w:rPr>
            <w:i/>
            <w:iCs/>
            <w:lang w:val="en-US"/>
            <w:rPrChange w:id="289" w:author="Christopher Symons" w:date="2020-11-05T14:48:00Z">
              <w:rPr>
                <w:i/>
                <w:iCs/>
                <w:highlight w:val="green"/>
                <w:lang w:val="en-US"/>
              </w:rPr>
            </w:rPrChange>
          </w:rPr>
          <w:t xml:space="preserve">Agreed. In our enthusiasm to </w:t>
        </w:r>
        <w:proofErr w:type="spellStart"/>
        <w:r w:rsidRPr="00490E7E">
          <w:rPr>
            <w:i/>
            <w:iCs/>
            <w:lang w:val="en-US"/>
            <w:rPrChange w:id="290" w:author="Christopher Symons" w:date="2020-11-05T14:48:00Z">
              <w:rPr>
                <w:i/>
                <w:iCs/>
                <w:highlight w:val="green"/>
                <w:lang w:val="en-US"/>
              </w:rPr>
            </w:rPrChange>
          </w:rPr>
          <w:t>maximise</w:t>
        </w:r>
        <w:proofErr w:type="spellEnd"/>
        <w:r w:rsidRPr="00490E7E">
          <w:rPr>
            <w:i/>
            <w:iCs/>
            <w:lang w:val="en-US"/>
            <w:rPrChange w:id="291" w:author="Christopher Symons" w:date="2020-11-05T14:48:00Z">
              <w:rPr>
                <w:i/>
                <w:iCs/>
                <w:highlight w:val="green"/>
                <w:lang w:val="en-US"/>
              </w:rPr>
            </w:rPrChange>
          </w:rPr>
          <w:t xml:space="preserv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292" w:author="Christopher Symons" w:date="2020-11-05T14:48:00Z"/>
          <w:lang w:val="en-US"/>
          <w:rPrChange w:id="293" w:author="Christopher Symons" w:date="2020-11-05T14:48:00Z">
            <w:rPr>
              <w:ins w:id="294" w:author="Christopher Symons" w:date="2020-11-05T14:48:00Z"/>
              <w:highlight w:val="green"/>
              <w:lang w:val="en-US"/>
            </w:rPr>
          </w:rPrChange>
        </w:rPr>
      </w:pPr>
      <w:ins w:id="295" w:author="Christopher Symons" w:date="2020-11-05T14:48:00Z">
        <w:r w:rsidRPr="00490E7E">
          <w:rPr>
            <w:lang w:val="en-US"/>
            <w:rPrChange w:id="296"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297" w:author="Christopher Symons" w:date="2020-11-05T14:48:00Z"/>
          <w:i/>
          <w:iCs/>
          <w:lang w:val="en-US"/>
          <w:rPrChange w:id="298" w:author="Christopher Symons" w:date="2020-11-05T14:48:00Z">
            <w:rPr>
              <w:ins w:id="299" w:author="Christopher Symons" w:date="2020-11-05T14:48:00Z"/>
              <w:i/>
              <w:iCs/>
              <w:highlight w:val="green"/>
              <w:lang w:val="en-US"/>
            </w:rPr>
          </w:rPrChange>
        </w:rPr>
      </w:pPr>
      <w:ins w:id="300" w:author="Christopher Symons" w:date="2020-11-05T14:48:00Z">
        <w:r w:rsidRPr="00490E7E">
          <w:rPr>
            <w:i/>
            <w:iCs/>
            <w:lang w:val="en-US"/>
            <w:rPrChange w:id="301" w:author="Christopher Symons" w:date="2020-11-05T14:48:00Z">
              <w:rPr>
                <w:i/>
                <w:iCs/>
                <w:highlight w:val="green"/>
                <w:lang w:val="en-US"/>
              </w:rPr>
            </w:rPrChange>
          </w:rPr>
          <w:t xml:space="preserve">Agreed. </w:t>
        </w:r>
        <w:proofErr w:type="gramStart"/>
        <w:r w:rsidRPr="00490E7E">
          <w:rPr>
            <w:i/>
            <w:iCs/>
            <w:lang w:val="en-US"/>
            <w:rPrChange w:id="302" w:author="Christopher Symons" w:date="2020-11-05T14:48:00Z">
              <w:rPr>
                <w:i/>
                <w:iCs/>
                <w:highlight w:val="green"/>
                <w:lang w:val="en-US"/>
              </w:rPr>
            </w:rPrChange>
          </w:rPr>
          <w:t>Similar to</w:t>
        </w:r>
        <w:proofErr w:type="gramEnd"/>
        <w:r w:rsidRPr="00490E7E">
          <w:rPr>
            <w:i/>
            <w:iCs/>
            <w:lang w:val="en-US"/>
            <w:rPrChange w:id="303" w:author="Christopher Symons" w:date="2020-11-05T14:48:00Z">
              <w:rPr>
                <w:i/>
                <w:iCs/>
                <w:highlight w:val="green"/>
                <w:lang w:val="en-US"/>
              </w:rPr>
            </w:rPrChange>
          </w:rPr>
          <w:t xml:space="preserve">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304" w:author="Christopher Symons" w:date="2020-11-05T14:48:00Z"/>
          <w:lang w:val="en-US"/>
          <w:rPrChange w:id="305" w:author="Christopher Symons" w:date="2020-11-05T14:48:00Z">
            <w:rPr>
              <w:ins w:id="306" w:author="Christopher Symons" w:date="2020-11-05T14:48:00Z"/>
              <w:highlight w:val="green"/>
              <w:lang w:val="en-US"/>
            </w:rPr>
          </w:rPrChange>
        </w:rPr>
      </w:pPr>
      <w:ins w:id="307" w:author="Christopher Symons" w:date="2020-11-05T14:48:00Z">
        <w:r w:rsidRPr="00490E7E">
          <w:rPr>
            <w:lang w:val="en-US"/>
            <w:rPrChange w:id="308"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309" w:author="Christopher Symons" w:date="2020-11-05T14:48:00Z"/>
          <w:i/>
          <w:iCs/>
          <w:lang w:val="en-US"/>
          <w:rPrChange w:id="310" w:author="Christopher Symons" w:date="2020-11-05T14:48:00Z">
            <w:rPr>
              <w:ins w:id="311" w:author="Christopher Symons" w:date="2020-11-05T14:48:00Z"/>
              <w:i/>
              <w:iCs/>
              <w:highlight w:val="green"/>
              <w:lang w:val="en-US"/>
            </w:rPr>
          </w:rPrChange>
        </w:rPr>
      </w:pPr>
      <w:ins w:id="312" w:author="Christopher Symons" w:date="2020-11-05T14:48:00Z">
        <w:r w:rsidRPr="00490E7E">
          <w:rPr>
            <w:i/>
            <w:iCs/>
            <w:lang w:val="en-US"/>
            <w:rPrChange w:id="313" w:author="Christopher Symons" w:date="2020-11-05T14:48:00Z">
              <w:rPr>
                <w:i/>
                <w:iCs/>
                <w:highlight w:val="green"/>
                <w:lang w:val="en-US"/>
              </w:rPr>
            </w:rPrChange>
          </w:rPr>
          <w:t xml:space="preserve">We agree that this would add much richness to the data and </w:t>
        </w:r>
        <w:proofErr w:type="gramStart"/>
        <w:r w:rsidRPr="00490E7E">
          <w:rPr>
            <w:i/>
            <w:iCs/>
            <w:lang w:val="en-US"/>
            <w:rPrChange w:id="314" w:author="Christopher Symons" w:date="2020-11-05T14:48:00Z">
              <w:rPr>
                <w:i/>
                <w:iCs/>
                <w:highlight w:val="green"/>
                <w:lang w:val="en-US"/>
              </w:rPr>
            </w:rPrChange>
          </w:rPr>
          <w:t>open up</w:t>
        </w:r>
        <w:proofErr w:type="gramEnd"/>
        <w:r w:rsidRPr="00490E7E">
          <w:rPr>
            <w:i/>
            <w:iCs/>
            <w:lang w:val="en-US"/>
            <w:rPrChange w:id="315" w:author="Christopher Symons" w:date="2020-11-05T14:48:00Z">
              <w:rPr>
                <w:i/>
                <w:iCs/>
                <w:highlight w:val="green"/>
                <w:lang w:val="en-US"/>
              </w:rPr>
            </w:rPrChange>
          </w:rPr>
          <w:t xml:space="preserve">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316" w:author="Christopher Symons" w:date="2020-11-05T14:48:00Z"/>
          <w:lang w:val="en-US"/>
          <w:rPrChange w:id="317" w:author="Christopher Symons" w:date="2020-11-05T14:48:00Z">
            <w:rPr>
              <w:ins w:id="318" w:author="Christopher Symons" w:date="2020-11-05T14:48:00Z"/>
              <w:highlight w:val="green"/>
              <w:lang w:val="en-US"/>
            </w:rPr>
          </w:rPrChange>
        </w:rPr>
      </w:pPr>
      <w:ins w:id="319" w:author="Christopher Symons" w:date="2020-11-05T14:48:00Z">
        <w:r w:rsidRPr="00490E7E">
          <w:rPr>
            <w:lang w:val="en-US"/>
            <w:rPrChange w:id="320"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321" w:author="Christopher Symons" w:date="2020-11-05T14:48:00Z"/>
          <w:i/>
          <w:iCs/>
          <w:lang w:val="en-US"/>
          <w:rPrChange w:id="322" w:author="Christopher Symons" w:date="2020-11-05T14:48:00Z">
            <w:rPr>
              <w:ins w:id="323" w:author="Christopher Symons" w:date="2020-11-05T14:48:00Z"/>
              <w:i/>
              <w:iCs/>
              <w:highlight w:val="green"/>
              <w:lang w:val="en-US"/>
            </w:rPr>
          </w:rPrChange>
        </w:rPr>
      </w:pPr>
      <w:ins w:id="324" w:author="Christopher Symons" w:date="2020-11-05T14:48:00Z">
        <w:r w:rsidRPr="00490E7E">
          <w:rPr>
            <w:i/>
            <w:iCs/>
            <w:lang w:val="en-US"/>
            <w:rPrChange w:id="325"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326" w:author="Christopher Symons" w:date="2020-11-05T14:48:00Z"/>
          <w:lang w:val="en-US"/>
          <w:rPrChange w:id="327" w:author="Christopher Symons" w:date="2020-11-05T14:48:00Z">
            <w:rPr>
              <w:ins w:id="328" w:author="Christopher Symons" w:date="2020-11-05T14:48:00Z"/>
              <w:highlight w:val="green"/>
              <w:lang w:val="en-US"/>
            </w:rPr>
          </w:rPrChange>
        </w:rPr>
      </w:pPr>
      <w:ins w:id="329" w:author="Christopher Symons" w:date="2020-11-05T14:48:00Z">
        <w:r w:rsidRPr="00490E7E">
          <w:rPr>
            <w:lang w:val="en-US"/>
            <w:rPrChange w:id="330"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331" w:author="Christopher Symons" w:date="2020-11-05T14:48:00Z"/>
          <w:lang w:val="en-US"/>
          <w:rPrChange w:id="332" w:author="Christopher Symons" w:date="2020-11-05T14:48:00Z">
            <w:rPr>
              <w:ins w:id="333" w:author="Christopher Symons" w:date="2020-11-05T14:48:00Z"/>
              <w:highlight w:val="green"/>
              <w:lang w:val="en-US"/>
            </w:rPr>
          </w:rPrChange>
        </w:rPr>
      </w:pPr>
      <w:ins w:id="334" w:author="Christopher Symons" w:date="2020-11-05T14:48:00Z">
        <w:r w:rsidRPr="00490E7E">
          <w:rPr>
            <w:i/>
            <w:iCs/>
            <w:lang w:val="en-US"/>
            <w:rPrChange w:id="335" w:author="Christopher Symons" w:date="2020-11-05T14:48:00Z">
              <w:rPr>
                <w:i/>
                <w:iCs/>
                <w:highlight w:val="green"/>
                <w:lang w:val="en-US"/>
              </w:rPr>
            </w:rPrChange>
          </w:rPr>
          <w:t xml:space="preserve">Understood. In our enthusiasm to use the inverted pyramid storytelling structure, we perhaps </w:t>
        </w:r>
        <w:proofErr w:type="spellStart"/>
        <w:r w:rsidRPr="00490E7E">
          <w:rPr>
            <w:i/>
            <w:iCs/>
            <w:lang w:val="en-US"/>
            <w:rPrChange w:id="336" w:author="Christopher Symons" w:date="2020-11-05T14:48:00Z">
              <w:rPr>
                <w:i/>
                <w:iCs/>
                <w:highlight w:val="green"/>
                <w:lang w:val="en-US"/>
              </w:rPr>
            </w:rPrChange>
          </w:rPr>
          <w:t>deemphasised</w:t>
        </w:r>
        <w:proofErr w:type="spellEnd"/>
        <w:r w:rsidRPr="00490E7E">
          <w:rPr>
            <w:i/>
            <w:iCs/>
            <w:lang w:val="en-US"/>
            <w:rPrChange w:id="337" w:author="Christopher Symons" w:date="2020-11-05T14:48:00Z">
              <w:rPr>
                <w:i/>
                <w:iCs/>
                <w:highlight w:val="green"/>
                <w:lang w:val="en-US"/>
              </w:rPr>
            </w:rPrChange>
          </w:rPr>
          <w:t xml:space="preserve">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338" w:author="Christopher Symons" w:date="2020-11-05T14:44:00Z"/>
        </w:rPr>
        <w:pPrChange w:id="339" w:author="Christopher Symons" w:date="2020-11-05T14:44:00Z">
          <w:pPr>
            <w:pStyle w:val="Heading2"/>
          </w:pPr>
        </w:pPrChange>
      </w:pPr>
    </w:p>
    <w:p w14:paraId="282A5BFE" w14:textId="5E0A9AF8" w:rsidR="00983CE2" w:rsidRPr="00983CE2" w:rsidDel="00490E7E" w:rsidRDefault="00983CE2" w:rsidP="00983CE2">
      <w:pPr>
        <w:rPr>
          <w:del w:id="340"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r>
        <w:lastRenderedPageBreak/>
        <w:t>Appendix A – References</w:t>
      </w:r>
    </w:p>
    <w:p w14:paraId="4F5FDC1D" w14:textId="77777777" w:rsidR="00983CE2" w:rsidRDefault="00983CE2" w:rsidP="00983CE2">
      <w:pPr>
        <w:pStyle w:val="Heading2"/>
        <w:numPr>
          <w:ilvl w:val="0"/>
          <w:numId w:val="0"/>
        </w:numPr>
      </w:pPr>
      <w:r>
        <w:t>Literature</w:t>
      </w:r>
    </w:p>
    <w:p w14:paraId="2B8C30F5" w14:textId="77777777" w:rsidR="00983CE2" w:rsidRDefault="00983CE2" w:rsidP="00983CE2">
      <w:r>
        <w:t xml:space="preserve">[1] </w:t>
      </w:r>
      <w:hyperlink r:id="rId38" w:history="1">
        <w:r w:rsidRPr="00361622">
          <w:rPr>
            <w:rStyle w:val="Hyperlink"/>
          </w:rPr>
          <w:t>https://australianelectionstudy.org/</w:t>
        </w:r>
      </w:hyperlink>
      <w:r>
        <w:t xml:space="preserve"> - REFERENCE TO BE CORRECTLY DETAILED</w:t>
      </w:r>
    </w:p>
    <w:p w14:paraId="3C3EFA79" w14:textId="77777777" w:rsidR="00983CE2" w:rsidRDefault="00983CE2" w:rsidP="00983CE2"/>
    <w:p w14:paraId="571BDB22" w14:textId="77777777" w:rsidR="00983CE2" w:rsidRDefault="00983CE2" w:rsidP="00983CE2"/>
    <w:p w14:paraId="62B285C2" w14:textId="77777777" w:rsidR="00983CE2" w:rsidRDefault="00983CE2" w:rsidP="00983CE2">
      <w:pPr>
        <w:pStyle w:val="Heading2"/>
        <w:numPr>
          <w:ilvl w:val="0"/>
          <w:numId w:val="0"/>
        </w:numPr>
      </w:pPr>
      <w:r>
        <w:t>Datasets</w:t>
      </w:r>
    </w:p>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r>
        <w:t>Code Libraries and Tools</w:t>
      </w:r>
    </w:p>
    <w:p w14:paraId="71038FF3" w14:textId="06FBDFFE" w:rsidR="00983CE2" w:rsidRDefault="00490E7E" w:rsidP="00983CE2">
      <w:pPr>
        <w:rPr>
          <w:ins w:id="341" w:author="Christopher Symons" w:date="2020-11-05T14:38:00Z"/>
        </w:rPr>
      </w:pPr>
      <w:proofErr w:type="spellStart"/>
      <w:ins w:id="342" w:author="Christopher Symons" w:date="2020-11-05T14:37:00Z">
        <w:r w:rsidRPr="00490E7E">
          <w:t>find_electorate_by_</w:t>
        </w:r>
        <w:proofErr w:type="gramStart"/>
        <w:r w:rsidRPr="00490E7E">
          <w:t>latlong.ipynb</w:t>
        </w:r>
      </w:ins>
      <w:proofErr w:type="spellEnd"/>
      <w:proofErr w:type="gramEnd"/>
      <w:ins w:id="343" w:author="Christopher Symons" w:date="2020-11-05T14:38:00Z">
        <w:r>
          <w:t xml:space="preserve"> </w:t>
        </w:r>
        <w:r>
          <w:rPr>
            <w:lang w:val="en-US"/>
          </w:rPr>
          <w:t>(CJRS note: on GitHub as at 5/11/2020)</w:t>
        </w:r>
      </w:ins>
    </w:p>
    <w:p w14:paraId="1ECCBCE0" w14:textId="10C44C2A" w:rsidR="00490E7E" w:rsidRPr="00490E7E" w:rsidRDefault="00490E7E" w:rsidP="00490E7E">
      <w:pPr>
        <w:spacing w:after="0" w:line="240" w:lineRule="auto"/>
        <w:jc w:val="left"/>
        <w:rPr>
          <w:ins w:id="344" w:author="Christopher Symons" w:date="2020-11-05T14:38:00Z"/>
          <w:lang w:val="en-US"/>
        </w:rPr>
      </w:pPr>
      <w:proofErr w:type="spellStart"/>
      <w:ins w:id="345" w:author="Christopher Symons" w:date="2020-11-05T14:38:00Z">
        <w:r w:rsidRPr="00490E7E">
          <w:rPr>
            <w:lang w:val="en-US"/>
          </w:rPr>
          <w:t>scrape_AP_suburb_</w:t>
        </w:r>
        <w:proofErr w:type="gramStart"/>
        <w:r w:rsidRPr="00490E7E">
          <w:rPr>
            <w:lang w:val="en-US"/>
          </w:rPr>
          <w:t>list.ipynb</w:t>
        </w:r>
        <w:proofErr w:type="spellEnd"/>
        <w:proofErr w:type="gramEnd"/>
        <w:r>
          <w:rPr>
            <w:lang w:val="en-US"/>
          </w:rPr>
          <w:t xml:space="preserve"> (CJRS note: on GitHub as at 5/11/2020)</w:t>
        </w:r>
      </w:ins>
    </w:p>
    <w:p w14:paraId="0DAB1BB5" w14:textId="77777777" w:rsidR="00490E7E" w:rsidRPr="00983CE2" w:rsidRDefault="00490E7E" w:rsidP="00983CE2"/>
    <w:sectPr w:rsidR="00490E7E" w:rsidRPr="00983CE2">
      <w:footerReference w:type="default" r:id="rId3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Symons" w:date="2020-11-04T17:19:00Z" w:initials="CS">
    <w:p w14:paraId="4A2634C2" w14:textId="0EA9080F" w:rsidR="00281A50" w:rsidRDefault="00281A50">
      <w:pPr>
        <w:pStyle w:val="CommentText"/>
      </w:pPr>
      <w:r>
        <w:rPr>
          <w:rStyle w:val="CommentReference"/>
        </w:rPr>
        <w:annotationRef/>
      </w:r>
      <w:r>
        <w:t>Is everyone okay with this?</w:t>
      </w:r>
    </w:p>
  </w:comment>
  <w:comment w:id="59" w:author="Christopher Symons" w:date="2020-11-04T16:53:00Z" w:initials="CS">
    <w:p w14:paraId="059E9B69" w14:textId="30CC344B" w:rsidR="00510FC4" w:rsidRDefault="00510FC4">
      <w:pPr>
        <w:pStyle w:val="CommentText"/>
      </w:pPr>
      <w:r>
        <w:rPr>
          <w:rStyle w:val="CommentReference"/>
        </w:rPr>
        <w:annotationRef/>
      </w:r>
      <w:r>
        <w:t xml:space="preserve">Problem </w:t>
      </w:r>
      <w:r w:rsidR="00F14BB6">
        <w:t>s</w:t>
      </w:r>
      <w:r>
        <w:t xml:space="preserve">olving with </w:t>
      </w:r>
      <w:proofErr w:type="gramStart"/>
      <w:r w:rsidR="00F14BB6">
        <w:t>d</w:t>
      </w:r>
      <w:r>
        <w:t>ata</w:t>
      </w:r>
      <w:r w:rsidR="00F14BB6">
        <w:t>?</w:t>
      </w:r>
      <w:proofErr w:type="gramEnd"/>
    </w:p>
  </w:comment>
  <w:comment w:id="97" w:author="Christopher Symons" w:date="2020-11-04T17:07:00Z" w:initials="CS">
    <w:p w14:paraId="526E6F59" w14:textId="50103589" w:rsidR="00F14BB6" w:rsidRDefault="00F14BB6">
      <w:pPr>
        <w:pStyle w:val="CommentText"/>
      </w:pPr>
      <w:r>
        <w:rPr>
          <w:rStyle w:val="CommentReference"/>
        </w:rPr>
        <w:annotationRef/>
      </w:r>
      <w:r>
        <w:t>Getting the data (I need)?</w:t>
      </w:r>
    </w:p>
  </w:comment>
  <w:comment w:id="117" w:author="Christopher Symons" w:date="2020-11-05T14:39:00Z" w:initials="CS">
    <w:p w14:paraId="624170AE" w14:textId="55725178" w:rsidR="00490E7E" w:rsidRDefault="00490E7E">
      <w:pPr>
        <w:pStyle w:val="CommentText"/>
      </w:pPr>
      <w:r>
        <w:rPr>
          <w:rStyle w:val="CommentReference"/>
        </w:rPr>
        <w:annotationRef/>
      </w:r>
      <w:r>
        <w:t>Should be a third level heading… but can’t seem to find the option.</w:t>
      </w:r>
    </w:p>
  </w:comment>
  <w:comment w:id="142" w:author="Christopher Symons" w:date="2020-11-05T14:42:00Z" w:initials="CS">
    <w:p w14:paraId="7F3B1129" w14:textId="361D4E81" w:rsidR="00490E7E" w:rsidRDefault="00490E7E">
      <w:pPr>
        <w:pStyle w:val="CommentText"/>
      </w:pPr>
      <w:r>
        <w:rPr>
          <w:rStyle w:val="CommentReference"/>
        </w:rPr>
        <w:annotationRef/>
      </w:r>
      <w:r>
        <w:rPr>
          <w:rStyle w:val="CommentReference"/>
        </w:rPr>
        <w:annotationRef/>
      </w:r>
      <w:r>
        <w:t>Should be a third level heading… but can’t seem to find the option.</w:t>
      </w:r>
    </w:p>
  </w:comment>
  <w:comment w:id="174" w:author="Matthew Colwell" w:date="2020-11-05T06:58:00Z" w:initials="MC">
    <w:p w14:paraId="0AD7F11C" w14:textId="5D10318B" w:rsidR="00797530" w:rsidRDefault="00797530">
      <w:pPr>
        <w:pStyle w:val="CommentText"/>
      </w:pPr>
      <w:r>
        <w:rPr>
          <w:rStyle w:val="CommentReference"/>
        </w:rPr>
        <w:annotationRef/>
      </w:r>
      <w:r>
        <w:t>Is this true though? This was included in the modelling correlations</w:t>
      </w:r>
    </w:p>
  </w:comment>
  <w:comment w:id="175" w:author="Matthew Colwell" w:date="2020-11-05T06:58:00Z" w:initials="MC">
    <w:p w14:paraId="5149902A" w14:textId="35E76AF2" w:rsidR="00797530" w:rsidRDefault="00797530">
      <w:pPr>
        <w:pStyle w:val="CommentText"/>
      </w:pPr>
      <w:r>
        <w:rPr>
          <w:rStyle w:val="CommentReference"/>
        </w:rPr>
        <w:annotationRef/>
      </w:r>
      <w:r>
        <w:t>Can we elaborate</w:t>
      </w:r>
      <w:r w:rsidR="00C81E11">
        <w:t>?</w:t>
      </w:r>
      <w:r>
        <w:t xml:space="preserve"> and remove the use of “we”</w:t>
      </w:r>
      <w:proofErr w:type="gramStart"/>
      <w:r>
        <w:t>/”our</w:t>
      </w:r>
      <w:proofErr w:type="gramEnd"/>
      <w:r>
        <w:t>”</w:t>
      </w:r>
    </w:p>
  </w:comment>
  <w:comment w:id="194" w:author="Christopher Symons" w:date="2020-11-04T17:11:00Z" w:initials="CS">
    <w:p w14:paraId="5CA4C6C6" w14:textId="23C12A89" w:rsidR="00F14BB6" w:rsidRDefault="00F14BB6">
      <w:pPr>
        <w:pStyle w:val="CommentText"/>
      </w:pPr>
      <w:r>
        <w:rPr>
          <w:rStyle w:val="CommentReference"/>
        </w:rPr>
        <w:annotationRef/>
      </w:r>
      <w:r>
        <w:t>Making the data confess?</w:t>
      </w:r>
    </w:p>
  </w:comment>
  <w:comment w:id="197" w:author="Matthew Colwell" w:date="2020-11-05T07:43:00Z" w:initials="MC">
    <w:p w14:paraId="1E0C8E71" w14:textId="3FEC4D9F" w:rsidR="00EA79FD" w:rsidRDefault="00EA79FD">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201" w:author="Christopher Symons" w:date="2020-11-04T17:15:00Z" w:initials="CS">
    <w:p w14:paraId="448980B1" w14:textId="2525F0B2" w:rsidR="00F14BB6" w:rsidRDefault="00F14BB6">
      <w:pPr>
        <w:pStyle w:val="CommentText"/>
      </w:pPr>
      <w:r>
        <w:rPr>
          <w:rStyle w:val="CommentReference"/>
        </w:rPr>
        <w:annotationRef/>
      </w:r>
      <w:r>
        <w:t>Storytelling with data</w:t>
      </w:r>
      <w:r w:rsidR="00281A50">
        <w:t>?</w:t>
      </w:r>
    </w:p>
  </w:comment>
  <w:comment w:id="251" w:author="Christopher Symons" w:date="2020-11-04T17:17:00Z" w:initials="CS">
    <w:p w14:paraId="3B8F9A41" w14:textId="596D1E09" w:rsidR="00281A50" w:rsidRDefault="00281A50">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2634C2" w15:done="0"/>
  <w15:commentEx w15:paraId="059E9B69" w15:done="0"/>
  <w15:commentEx w15:paraId="526E6F59" w15:done="0"/>
  <w15:commentEx w15:paraId="624170AE" w15:done="0"/>
  <w15:commentEx w15:paraId="7F3B112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2634C2" w16cid:durableId="234D6131"/>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CD8E0" w14:textId="77777777" w:rsidR="00116098" w:rsidRDefault="00116098" w:rsidP="00150D46">
      <w:pPr>
        <w:spacing w:after="0" w:line="240" w:lineRule="auto"/>
      </w:pPr>
      <w:r>
        <w:separator/>
      </w:r>
    </w:p>
  </w:endnote>
  <w:endnote w:type="continuationSeparator" w:id="0">
    <w:p w14:paraId="2EC9A9E3" w14:textId="77777777" w:rsidR="00116098" w:rsidRDefault="00116098"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75525"/>
      <w:docPartObj>
        <w:docPartGallery w:val="Page Numbers (Bottom of Page)"/>
        <w:docPartUnique/>
      </w:docPartObj>
    </w:sdtPr>
    <w:sdtEndPr>
      <w:rPr>
        <w:noProof/>
      </w:rPr>
    </w:sdtEndPr>
    <w:sdtContent>
      <w:p w14:paraId="78AF0980" w14:textId="77777777" w:rsidR="00983CE2" w:rsidRDefault="00983CE2">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983CE2" w:rsidRDefault="00983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11F4" w14:textId="77777777" w:rsidR="00983CE2" w:rsidRPr="00983CE2" w:rsidRDefault="00983CE2"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8C80C" w14:textId="77777777" w:rsidR="00116098" w:rsidRDefault="00116098" w:rsidP="00150D46">
      <w:pPr>
        <w:spacing w:after="0" w:line="240" w:lineRule="auto"/>
      </w:pPr>
      <w:r>
        <w:separator/>
      </w:r>
    </w:p>
  </w:footnote>
  <w:footnote w:type="continuationSeparator" w:id="0">
    <w:p w14:paraId="48E9C20A" w14:textId="77777777" w:rsidR="00116098" w:rsidRDefault="00116098"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1"/>
  </w:num>
  <w:num w:numId="3">
    <w:abstractNumId w:val="7"/>
  </w:num>
  <w:num w:numId="4">
    <w:abstractNumId w:val="3"/>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0"/>
  </w:num>
  <w:num w:numId="11">
    <w:abstractNumId w:val="5"/>
  </w:num>
  <w:num w:numId="12">
    <w:abstractNumId w:val="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Symons">
    <w15:presenceInfo w15:providerId="Windows Live" w15:userId="abbfa3a2b140d81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116098"/>
    <w:rsid w:val="00124488"/>
    <w:rsid w:val="00131AF2"/>
    <w:rsid w:val="00150D46"/>
    <w:rsid w:val="001E0607"/>
    <w:rsid w:val="0023172C"/>
    <w:rsid w:val="00273DCF"/>
    <w:rsid w:val="00281A50"/>
    <w:rsid w:val="0029727E"/>
    <w:rsid w:val="002A7093"/>
    <w:rsid w:val="00311066"/>
    <w:rsid w:val="003E1522"/>
    <w:rsid w:val="004375F1"/>
    <w:rsid w:val="00456D72"/>
    <w:rsid w:val="00467B2E"/>
    <w:rsid w:val="00475A05"/>
    <w:rsid w:val="004804A5"/>
    <w:rsid w:val="00490E7E"/>
    <w:rsid w:val="004D23BE"/>
    <w:rsid w:val="004D7A3E"/>
    <w:rsid w:val="004E47A0"/>
    <w:rsid w:val="005106F1"/>
    <w:rsid w:val="00510FC4"/>
    <w:rsid w:val="00516497"/>
    <w:rsid w:val="0057052C"/>
    <w:rsid w:val="005B2CFF"/>
    <w:rsid w:val="005D25AB"/>
    <w:rsid w:val="005E36EB"/>
    <w:rsid w:val="005F2808"/>
    <w:rsid w:val="00610750"/>
    <w:rsid w:val="0071698E"/>
    <w:rsid w:val="00774695"/>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F343F"/>
    <w:rsid w:val="00A34361"/>
    <w:rsid w:val="00A82E66"/>
    <w:rsid w:val="00AE5236"/>
    <w:rsid w:val="00B078F8"/>
    <w:rsid w:val="00BF35BB"/>
    <w:rsid w:val="00C65909"/>
    <w:rsid w:val="00C674DD"/>
    <w:rsid w:val="00C677A0"/>
    <w:rsid w:val="00C81E11"/>
    <w:rsid w:val="00C826A8"/>
    <w:rsid w:val="00CE4610"/>
    <w:rsid w:val="00CF2DC8"/>
    <w:rsid w:val="00D772AF"/>
    <w:rsid w:val="00E124F4"/>
    <w:rsid w:val="00E613EE"/>
    <w:rsid w:val="00EA79FD"/>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10"/>
      </o:rules>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ecq.qld.gov.au/elections/election-results" TargetMode="External"/><Relationship Id="rId26" Type="http://schemas.openxmlformats.org/officeDocument/2006/relationships/image" Target="media/image5.png"/><Relationship Id="rId39" Type="http://schemas.openxmlformats.org/officeDocument/2006/relationships/footer" Target="footer2.xml"/><Relationship Id="rId21" Type="http://schemas.openxmlformats.org/officeDocument/2006/relationships/hyperlink" Target="https://www.abs.gov.au/websitedbs/D3310114.nsf/Home/2016%20search%20by%20geography"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hyperlink" Target="https://www.data.qld.gov.au/dataset/b518dada-3d2a-4d85-bd2c-febe197863c7/resource/410fb21f-8c5a-43a1-8b57-a74a3329d1d0" TargetMode="Externa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www.abs.gov.au/AUSSTATS/abs@.nsf/DetailsPage/1410.02014-19?OpenDocument"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qldspatial.information.qld.gov.au/catalogue/custom/detail.page?fid=%7b079E7EF8-30C5-4C1D-9ABF-3D196713694F%7d"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www.abs.gov.au/AUSSTATS/abs@.nsf/DetailsPage/1270.0.55.001July%20201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8/08/relationships/commentsExtensible" Target="commentsExtensi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ustralianelectionstudy.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A8A7CE-5894-4026-989F-F52E000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siamak adeli</cp:lastModifiedBy>
  <cp:revision>2</cp:revision>
  <cp:lastPrinted>2020-11-04T03:26:00Z</cp:lastPrinted>
  <dcterms:created xsi:type="dcterms:W3CDTF">2020-11-05T05:08:00Z</dcterms:created>
  <dcterms:modified xsi:type="dcterms:W3CDTF">2020-11-05T05:08:00Z</dcterms:modified>
</cp:coreProperties>
</file>
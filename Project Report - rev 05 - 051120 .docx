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639052"/>
        <w:docPartObj>
          <w:docPartGallery w:val="Cover Pages"/>
          <w:docPartUnique/>
        </w:docPartObj>
      </w:sdt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EE1131" w:rsidRPr="009F343F" w:rsidRDefault="00EE1131"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EE1131" w:rsidRPr="009F343F" w:rsidRDefault="00EE1131"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EE1131" w:rsidRPr="009F343F" w:rsidRDefault="00EE1131"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EE1131" w:rsidRDefault="00EE113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EE1131" w:rsidRDefault="00EE1131">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EE1131" w:rsidRDefault="00EE113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EE1131" w:rsidRDefault="00EE1131">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EE1131" w:rsidRDefault="00EE1131">
                                <w:pPr>
                                  <w:jc w:val="right"/>
                                  <w:rPr>
                                    <w:color w:val="5B9BD5" w:themeColor="accent1"/>
                                    <w:sz w:val="64"/>
                                    <w:szCs w:val="64"/>
                                  </w:rPr>
                                </w:pPr>
                                <w:r>
                                  <w:rPr>
                                    <w:rFonts w:cs="Arial (Body CS)"/>
                                    <w:color w:val="5B9BD5" w:themeColor="accent1"/>
                                    <w:sz w:val="64"/>
                                    <w:szCs w:val="64"/>
                                  </w:rPr>
                                  <w:t>Group 8</w:t>
                                </w:r>
                              </w:p>
                              <w:p w14:paraId="6AFDB773" w14:textId="42690131" w:rsidR="00EE1131" w:rsidRDefault="00EE1131"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EE1131" w:rsidRDefault="00EE1131"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EE1131" w:rsidRDefault="00EE1131"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EE1131" w:rsidRDefault="00EE1131">
                          <w:pPr>
                            <w:jc w:val="right"/>
                            <w:rPr>
                              <w:color w:val="5B9BD5" w:themeColor="accent1"/>
                              <w:sz w:val="64"/>
                              <w:szCs w:val="64"/>
                            </w:rPr>
                          </w:pPr>
                          <w:r>
                            <w:rPr>
                              <w:rFonts w:cs="Arial (Body CS)"/>
                              <w:color w:val="5B9BD5" w:themeColor="accent1"/>
                              <w:sz w:val="64"/>
                              <w:szCs w:val="64"/>
                            </w:rPr>
                            <w:t>Group 8</w:t>
                          </w:r>
                        </w:p>
                        <w:p w14:paraId="6AFDB773" w14:textId="42690131" w:rsidR="00EE1131" w:rsidRDefault="00EE1131"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EE1131" w:rsidRDefault="00EE1131"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EE1131" w:rsidRDefault="00EE1131"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1" w:name="_Toc55483353"/>
      <w:r>
        <w:lastRenderedPageBreak/>
        <w:t>Executive Summary</w:t>
      </w:r>
      <w:bookmarkEnd w:id="1"/>
    </w:p>
    <w:p w14:paraId="596473E5" w14:textId="44348027" w:rsidR="002A7093" w:rsidRDefault="0083021E" w:rsidP="0023172C">
      <w:pPr>
        <w:rPr>
          <w:ins w:id="2" w:author="Christopher Symons" w:date="2020-11-04T15:14:00Z"/>
        </w:rPr>
      </w:pPr>
      <w:commentRangeStart w:id="3"/>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4F7FA4FE" w14:textId="556F744A" w:rsidR="0083021E" w:rsidRDefault="0083021E" w:rsidP="00273DCF">
      <w:ins w:id="47" w:author="Christopher Symons" w:date="2020-11-04T14:56:00Z">
        <w:del w:id="48" w:author="Hung Vu" w:date="2020-11-05T23:24:00Z">
          <w:r w:rsidDel="001B2029">
            <w:delText>-key</w:delText>
          </w:r>
        </w:del>
      </w:ins>
      <w:ins w:id="49" w:author="Hung Vu" w:date="2020-11-05T23:24:00Z">
        <w:r w:rsidR="001B2029">
          <w:t>Key</w:t>
        </w:r>
      </w:ins>
      <w:ins w:id="50" w:author="Christopher Symons" w:date="2020-11-04T14:56:00Z">
        <w:r>
          <w:t xml:space="preserve"> take</w:t>
        </w:r>
      </w:ins>
      <w:ins w:id="51" w:author="Hung Vu" w:date="2020-11-05T23:24:00Z">
        <w:r w:rsidR="001B2029">
          <w:t>-</w:t>
        </w:r>
      </w:ins>
      <w:ins w:id="52" w:author="Christopher Symons" w:date="2020-11-04T14:56:00Z">
        <w:del w:id="53" w:author="Hung Vu" w:date="2020-11-05T23:24:00Z">
          <w:r w:rsidDel="001B2029">
            <w:delText xml:space="preserve"> </w:delText>
          </w:r>
        </w:del>
        <w:r>
          <w:t>away messages</w:t>
        </w:r>
      </w:ins>
      <w:ins w:id="54"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5" w:author="Christopher Symons" w:date="2020-11-04T16:19:00Z">
        <w:r w:rsidR="00CE4610">
          <w:t xml:space="preserve"> </w:t>
        </w:r>
      </w:ins>
      <w:commentRangeEnd w:id="3"/>
      <w:ins w:id="56" w:author="Christopher Symons" w:date="2020-11-05T15:45:00Z">
        <w:r w:rsidR="001059EC">
          <w:rPr>
            <w:rStyle w:val="CommentReference"/>
          </w:rPr>
          <w:commentReference w:id="3"/>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5483354"/>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DBADD79" w14:textId="763BD6E9" w:rsidR="00115563" w:rsidRDefault="0023172C">
          <w:pPr>
            <w:pStyle w:val="TOC1"/>
            <w:tabs>
              <w:tab w:val="right" w:leader="dot" w:pos="9016"/>
            </w:tabs>
            <w:rPr>
              <w:ins w:id="58" w:author="Christopher Symons" w:date="2020-11-05T15:42: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59" w:author="Christopher Symons" w:date="2020-11-05T15:42:00Z">
            <w:r w:rsidR="00115563" w:rsidRPr="00233174">
              <w:rPr>
                <w:rStyle w:val="Hyperlink"/>
                <w:noProof/>
              </w:rPr>
              <w:fldChar w:fldCharType="begin"/>
            </w:r>
            <w:r w:rsidR="00115563" w:rsidRPr="00233174">
              <w:rPr>
                <w:rStyle w:val="Hyperlink"/>
                <w:noProof/>
              </w:rPr>
              <w:instrText xml:space="preserve"> </w:instrText>
            </w:r>
            <w:r w:rsidR="00115563">
              <w:rPr>
                <w:noProof/>
              </w:rPr>
              <w:instrText>HYPERLINK \l "_Toc55483353"</w:instrText>
            </w:r>
            <w:r w:rsidR="00115563" w:rsidRPr="00233174">
              <w:rPr>
                <w:rStyle w:val="Hyperlink"/>
                <w:noProof/>
              </w:rPr>
              <w:instrText xml:space="preserve"> </w:instrText>
            </w:r>
            <w:r w:rsidR="00115563" w:rsidRPr="00233174">
              <w:rPr>
                <w:rStyle w:val="Hyperlink"/>
                <w:noProof/>
              </w:rPr>
              <w:fldChar w:fldCharType="separate"/>
            </w:r>
            <w:r w:rsidR="00115563" w:rsidRPr="00233174">
              <w:rPr>
                <w:rStyle w:val="Hyperlink"/>
                <w:noProof/>
              </w:rPr>
              <w:t>Executive Summary</w:t>
            </w:r>
            <w:r w:rsidR="00115563">
              <w:rPr>
                <w:noProof/>
                <w:webHidden/>
              </w:rPr>
              <w:tab/>
            </w:r>
            <w:r w:rsidR="00115563">
              <w:rPr>
                <w:noProof/>
                <w:webHidden/>
              </w:rPr>
              <w:fldChar w:fldCharType="begin"/>
            </w:r>
            <w:r w:rsidR="00115563">
              <w:rPr>
                <w:noProof/>
                <w:webHidden/>
              </w:rPr>
              <w:instrText xml:space="preserve"> PAGEREF _Toc55483353 \h </w:instrText>
            </w:r>
          </w:ins>
          <w:r w:rsidR="00115563">
            <w:rPr>
              <w:noProof/>
              <w:webHidden/>
            </w:rPr>
          </w:r>
          <w:r w:rsidR="00115563">
            <w:rPr>
              <w:noProof/>
              <w:webHidden/>
            </w:rPr>
            <w:fldChar w:fldCharType="separate"/>
          </w:r>
          <w:ins w:id="60" w:author="Christopher Symons" w:date="2020-11-05T15:42:00Z">
            <w:r w:rsidR="00115563">
              <w:rPr>
                <w:noProof/>
                <w:webHidden/>
              </w:rPr>
              <w:t>2</w:t>
            </w:r>
            <w:r w:rsidR="00115563">
              <w:rPr>
                <w:noProof/>
                <w:webHidden/>
              </w:rPr>
              <w:fldChar w:fldCharType="end"/>
            </w:r>
            <w:r w:rsidR="00115563" w:rsidRPr="00233174">
              <w:rPr>
                <w:rStyle w:val="Hyperlink"/>
                <w:noProof/>
              </w:rPr>
              <w:fldChar w:fldCharType="end"/>
            </w:r>
          </w:ins>
        </w:p>
        <w:p w14:paraId="24CF257A" w14:textId="16B73243" w:rsidR="00115563" w:rsidRDefault="00115563">
          <w:pPr>
            <w:pStyle w:val="TOC1"/>
            <w:tabs>
              <w:tab w:val="right" w:leader="dot" w:pos="9016"/>
            </w:tabs>
            <w:rPr>
              <w:ins w:id="61" w:author="Christopher Symons" w:date="2020-11-05T15:42:00Z"/>
              <w:rFonts w:asciiTheme="minorHAnsi" w:eastAsiaTheme="minorEastAsia" w:hAnsiTheme="minorHAnsi"/>
              <w:noProof/>
              <w:sz w:val="24"/>
              <w:szCs w:val="24"/>
              <w:lang w:eastAsia="en-GB"/>
            </w:rPr>
          </w:pPr>
          <w:ins w:id="6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"_Toc55483354"</w:instrText>
            </w:r>
            <w:r w:rsidRPr="00233174">
              <w:rPr>
                <w:rStyle w:val="Hyperlink"/>
                <w:noProof/>
              </w:rPr>
              <w:instrText xml:space="preserve"> </w:instrText>
            </w:r>
            <w:r w:rsidRPr="00233174">
              <w:rPr>
                <w:rStyle w:val="Hyperlink"/>
                <w:noProof/>
              </w:rPr>
              <w:fldChar w:fldCharType="separate"/>
            </w:r>
            <w:r w:rsidRPr="00233174">
              <w:rPr>
                <w:rStyle w:val="Hyperlink"/>
                <w:noProof/>
              </w:rPr>
              <w:t>Table of Contents</w:t>
            </w:r>
            <w:r>
              <w:rPr>
                <w:noProof/>
                <w:webHidden/>
              </w:rPr>
              <w:tab/>
            </w:r>
            <w:r>
              <w:rPr>
                <w:noProof/>
                <w:webHidden/>
              </w:rPr>
              <w:fldChar w:fldCharType="begin"/>
            </w:r>
            <w:r>
              <w:rPr>
                <w:noProof/>
                <w:webHidden/>
              </w:rPr>
              <w:instrText xml:space="preserve"> PAGEREF _Toc55483354 \h </w:instrText>
            </w:r>
          </w:ins>
          <w:r>
            <w:rPr>
              <w:noProof/>
              <w:webHidden/>
            </w:rPr>
          </w:r>
          <w:r>
            <w:rPr>
              <w:noProof/>
              <w:webHidden/>
            </w:rPr>
            <w:fldChar w:fldCharType="separate"/>
          </w:r>
          <w:ins w:id="63" w:author="Christopher Symons" w:date="2020-11-05T15:42:00Z">
            <w:r>
              <w:rPr>
                <w:noProof/>
                <w:webHidden/>
              </w:rPr>
              <w:t>3</w:t>
            </w:r>
            <w:r>
              <w:rPr>
                <w:noProof/>
                <w:webHidden/>
              </w:rPr>
              <w:fldChar w:fldCharType="end"/>
            </w:r>
            <w:r w:rsidRPr="00233174">
              <w:rPr>
                <w:rStyle w:val="Hyperlink"/>
                <w:noProof/>
              </w:rPr>
              <w:fldChar w:fldCharType="end"/>
            </w:r>
          </w:ins>
        </w:p>
        <w:p w14:paraId="39DD8DD7" w14:textId="242404A2" w:rsidR="00115563" w:rsidRDefault="00115563">
          <w:pPr>
            <w:pStyle w:val="TOC1"/>
            <w:tabs>
              <w:tab w:val="left" w:pos="480"/>
              <w:tab w:val="right" w:leader="dot" w:pos="9016"/>
            </w:tabs>
            <w:rPr>
              <w:ins w:id="64" w:author="Christopher Symons" w:date="2020-11-05T15:42:00Z"/>
              <w:rFonts w:asciiTheme="minorHAnsi" w:eastAsiaTheme="minorEastAsia" w:hAnsiTheme="minorHAnsi"/>
              <w:noProof/>
              <w:sz w:val="24"/>
              <w:szCs w:val="24"/>
              <w:lang w:eastAsia="en-GB"/>
            </w:rPr>
          </w:pPr>
          <w:ins w:id="6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"_Toc55483355"</w:instrText>
            </w:r>
            <w:r w:rsidRPr="00233174">
              <w:rPr>
                <w:rStyle w:val="Hyperlink"/>
                <w:noProof/>
              </w:rPr>
              <w:instrText xml:space="preserve"> </w:instrText>
            </w:r>
            <w:r w:rsidRPr="00233174">
              <w:rPr>
                <w:rStyle w:val="Hyperlink"/>
                <w:noProof/>
              </w:rPr>
              <w:fldChar w:fldCharType="separate"/>
            </w:r>
            <w:r w:rsidRPr="00233174">
              <w:rPr>
                <w:rStyle w:val="Hyperlink"/>
                <w:noProof/>
              </w:rPr>
              <w:t>1</w:t>
            </w:r>
            <w:r>
              <w:rPr>
                <w:rFonts w:asciiTheme="minorHAnsi" w:eastAsiaTheme="minorEastAsia" w:hAnsiTheme="minorHAnsi"/>
                <w:noProof/>
                <w:sz w:val="24"/>
                <w:szCs w:val="24"/>
                <w:lang w:eastAsia="en-GB"/>
              </w:rPr>
              <w:tab/>
            </w:r>
            <w:r w:rsidRPr="00233174">
              <w:rPr>
                <w:rStyle w:val="Hyperlink"/>
                <w:noProof/>
              </w:rPr>
              <w:t>Defining the Problem</w:t>
            </w:r>
            <w:r>
              <w:rPr>
                <w:noProof/>
                <w:webHidden/>
              </w:rPr>
              <w:tab/>
            </w:r>
            <w:r>
              <w:rPr>
                <w:noProof/>
                <w:webHidden/>
              </w:rPr>
              <w:fldChar w:fldCharType="begin"/>
            </w:r>
            <w:r>
              <w:rPr>
                <w:noProof/>
                <w:webHidden/>
              </w:rPr>
              <w:instrText xml:space="preserve"> PAGEREF _Toc55483355 \h </w:instrText>
            </w:r>
          </w:ins>
          <w:r>
            <w:rPr>
              <w:noProof/>
              <w:webHidden/>
            </w:rPr>
          </w:r>
          <w:r>
            <w:rPr>
              <w:noProof/>
              <w:webHidden/>
            </w:rPr>
            <w:fldChar w:fldCharType="separate"/>
          </w:r>
          <w:ins w:id="66" w:author="Christopher Symons" w:date="2020-11-05T15:42:00Z">
            <w:r>
              <w:rPr>
                <w:noProof/>
                <w:webHidden/>
              </w:rPr>
              <w:t>1</w:t>
            </w:r>
            <w:r>
              <w:rPr>
                <w:noProof/>
                <w:webHidden/>
              </w:rPr>
              <w:fldChar w:fldCharType="end"/>
            </w:r>
            <w:r w:rsidRPr="00233174">
              <w:rPr>
                <w:rStyle w:val="Hyperlink"/>
                <w:noProof/>
              </w:rPr>
              <w:fldChar w:fldCharType="end"/>
            </w:r>
          </w:ins>
        </w:p>
        <w:p w14:paraId="039746C1" w14:textId="61058066" w:rsidR="00115563" w:rsidRDefault="00115563">
          <w:pPr>
            <w:pStyle w:val="TOC2"/>
            <w:tabs>
              <w:tab w:val="left" w:pos="960"/>
              <w:tab w:val="right" w:leader="dot" w:pos="9016"/>
            </w:tabs>
            <w:rPr>
              <w:ins w:id="67" w:author="Christopher Symons" w:date="2020-11-05T15:42:00Z"/>
              <w:rFonts w:asciiTheme="minorHAnsi" w:eastAsiaTheme="minorEastAsia" w:hAnsiTheme="minorHAnsi"/>
              <w:noProof/>
              <w:sz w:val="24"/>
              <w:szCs w:val="24"/>
              <w:lang w:eastAsia="en-GB"/>
            </w:rPr>
          </w:pPr>
          <w:ins w:id="6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"_Toc55483356"</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is happening</w:t>
            </w:r>
            <w:r>
              <w:rPr>
                <w:noProof/>
                <w:webHidden/>
              </w:rPr>
              <w:tab/>
            </w:r>
            <w:r>
              <w:rPr>
                <w:noProof/>
                <w:webHidden/>
              </w:rPr>
              <w:fldChar w:fldCharType="begin"/>
            </w:r>
            <w:r>
              <w:rPr>
                <w:noProof/>
                <w:webHidden/>
              </w:rPr>
              <w:instrText xml:space="preserve"> PAGEREF _Toc55483356 \h </w:instrText>
            </w:r>
          </w:ins>
          <w:r>
            <w:rPr>
              <w:noProof/>
              <w:webHidden/>
            </w:rPr>
          </w:r>
          <w:r>
            <w:rPr>
              <w:noProof/>
              <w:webHidden/>
            </w:rPr>
            <w:fldChar w:fldCharType="separate"/>
          </w:r>
          <w:ins w:id="69" w:author="Christopher Symons" w:date="2020-11-05T15:42:00Z">
            <w:r>
              <w:rPr>
                <w:noProof/>
                <w:webHidden/>
              </w:rPr>
              <w:t>1</w:t>
            </w:r>
            <w:r>
              <w:rPr>
                <w:noProof/>
                <w:webHidden/>
              </w:rPr>
              <w:fldChar w:fldCharType="end"/>
            </w:r>
            <w:r w:rsidRPr="00233174">
              <w:rPr>
                <w:rStyle w:val="Hyperlink"/>
                <w:noProof/>
              </w:rPr>
              <w:fldChar w:fldCharType="end"/>
            </w:r>
          </w:ins>
        </w:p>
        <w:p w14:paraId="5D81FED4" w14:textId="48A34EFD" w:rsidR="00115563" w:rsidRDefault="00115563">
          <w:pPr>
            <w:pStyle w:val="TOC2"/>
            <w:tabs>
              <w:tab w:val="left" w:pos="960"/>
              <w:tab w:val="right" w:leader="dot" w:pos="9016"/>
            </w:tabs>
            <w:rPr>
              <w:ins w:id="70" w:author="Christopher Symons" w:date="2020-11-05T15:42:00Z"/>
              <w:rFonts w:asciiTheme="minorHAnsi" w:eastAsiaTheme="minorEastAsia" w:hAnsiTheme="minorHAnsi"/>
              <w:noProof/>
              <w:sz w:val="24"/>
              <w:szCs w:val="24"/>
              <w:lang w:eastAsia="en-GB"/>
            </w:rPr>
          </w:pPr>
          <w:ins w:id="7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"_Toc55483357"</w:instrText>
            </w:r>
            <w:r w:rsidRPr="00233174">
              <w:rPr>
                <w:rStyle w:val="Hyperlink"/>
                <w:noProof/>
              </w:rPr>
              <w:instrText xml:space="preserve"> </w:instrText>
            </w:r>
            <w:r w:rsidRPr="00233174">
              <w:rPr>
                <w:rStyle w:val="Hyperlink"/>
                <w:noProof/>
              </w:rPr>
              <w:fldChar w:fldCharType="separate"/>
            </w:r>
            <w:r w:rsidRPr="00233174">
              <w:rPr>
                <w:rStyle w:val="Hyperlink"/>
                <w:noProof/>
              </w:rPr>
              <w:t>1.2</w:t>
            </w:r>
            <w:r>
              <w:rPr>
                <w:rFonts w:asciiTheme="minorHAnsi" w:eastAsiaTheme="minorEastAsia" w:hAnsiTheme="minorHAnsi"/>
                <w:noProof/>
                <w:sz w:val="24"/>
                <w:szCs w:val="24"/>
                <w:lang w:eastAsia="en-GB"/>
              </w:rPr>
              <w:tab/>
            </w:r>
            <w:r w:rsidRPr="00233174">
              <w:rPr>
                <w:rStyle w:val="Hyperlink"/>
                <w:noProof/>
              </w:rPr>
              <w:t>How will the problem be addressed?</w:t>
            </w:r>
            <w:r>
              <w:rPr>
                <w:noProof/>
                <w:webHidden/>
              </w:rPr>
              <w:tab/>
            </w:r>
            <w:r>
              <w:rPr>
                <w:noProof/>
                <w:webHidden/>
              </w:rPr>
              <w:fldChar w:fldCharType="begin"/>
            </w:r>
            <w:r>
              <w:rPr>
                <w:noProof/>
                <w:webHidden/>
              </w:rPr>
              <w:instrText xml:space="preserve"> PAGEREF _Toc55483357 \h </w:instrText>
            </w:r>
          </w:ins>
          <w:r>
            <w:rPr>
              <w:noProof/>
              <w:webHidden/>
            </w:rPr>
          </w:r>
          <w:r>
            <w:rPr>
              <w:noProof/>
              <w:webHidden/>
            </w:rPr>
            <w:fldChar w:fldCharType="separate"/>
          </w:r>
          <w:ins w:id="72" w:author="Christopher Symons" w:date="2020-11-05T15:42:00Z">
            <w:r>
              <w:rPr>
                <w:noProof/>
                <w:webHidden/>
              </w:rPr>
              <w:t>2</w:t>
            </w:r>
            <w:r>
              <w:rPr>
                <w:noProof/>
                <w:webHidden/>
              </w:rPr>
              <w:fldChar w:fldCharType="end"/>
            </w:r>
            <w:r w:rsidRPr="00233174">
              <w:rPr>
                <w:rStyle w:val="Hyperlink"/>
                <w:noProof/>
              </w:rPr>
              <w:fldChar w:fldCharType="end"/>
            </w:r>
          </w:ins>
        </w:p>
        <w:p w14:paraId="5F19E501" w14:textId="698490B4" w:rsidR="00115563" w:rsidRDefault="00115563">
          <w:pPr>
            <w:pStyle w:val="TOC2"/>
            <w:tabs>
              <w:tab w:val="left" w:pos="960"/>
              <w:tab w:val="right" w:leader="dot" w:pos="9016"/>
            </w:tabs>
            <w:rPr>
              <w:ins w:id="73" w:author="Christopher Symons" w:date="2020-11-05T15:42:00Z"/>
              <w:rFonts w:asciiTheme="minorHAnsi" w:eastAsiaTheme="minorEastAsia" w:hAnsiTheme="minorHAnsi"/>
              <w:noProof/>
              <w:sz w:val="24"/>
              <w:szCs w:val="24"/>
              <w:lang w:eastAsia="en-GB"/>
            </w:rPr>
          </w:pPr>
          <w:ins w:id="7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"_Toc55483358"</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related works exist?</w:t>
            </w:r>
            <w:r>
              <w:rPr>
                <w:noProof/>
                <w:webHidden/>
              </w:rPr>
              <w:tab/>
            </w:r>
            <w:r>
              <w:rPr>
                <w:noProof/>
                <w:webHidden/>
              </w:rPr>
              <w:fldChar w:fldCharType="begin"/>
            </w:r>
            <w:r>
              <w:rPr>
                <w:noProof/>
                <w:webHidden/>
              </w:rPr>
              <w:instrText xml:space="preserve"> PAGEREF _Toc55483358 \h </w:instrText>
            </w:r>
          </w:ins>
          <w:r>
            <w:rPr>
              <w:noProof/>
              <w:webHidden/>
            </w:rPr>
          </w:r>
          <w:r>
            <w:rPr>
              <w:noProof/>
              <w:webHidden/>
            </w:rPr>
            <w:fldChar w:fldCharType="separate"/>
          </w:r>
          <w:ins w:id="75" w:author="Christopher Symons" w:date="2020-11-05T15:42:00Z">
            <w:r>
              <w:rPr>
                <w:noProof/>
                <w:webHidden/>
              </w:rPr>
              <w:t>2</w:t>
            </w:r>
            <w:r>
              <w:rPr>
                <w:noProof/>
                <w:webHidden/>
              </w:rPr>
              <w:fldChar w:fldCharType="end"/>
            </w:r>
            <w:r w:rsidRPr="00233174">
              <w:rPr>
                <w:rStyle w:val="Hyperlink"/>
                <w:noProof/>
              </w:rPr>
              <w:fldChar w:fldCharType="end"/>
            </w:r>
          </w:ins>
        </w:p>
        <w:p w14:paraId="7F7336F8" w14:textId="2DCE6669" w:rsidR="00115563" w:rsidRDefault="00115563">
          <w:pPr>
            <w:pStyle w:val="TOC1"/>
            <w:tabs>
              <w:tab w:val="left" w:pos="480"/>
              <w:tab w:val="right" w:leader="dot" w:pos="9016"/>
            </w:tabs>
            <w:rPr>
              <w:ins w:id="76" w:author="Christopher Symons" w:date="2020-11-05T15:42:00Z"/>
              <w:rFonts w:asciiTheme="minorHAnsi" w:eastAsiaTheme="minorEastAsia" w:hAnsiTheme="minorHAnsi"/>
              <w:noProof/>
              <w:sz w:val="24"/>
              <w:szCs w:val="24"/>
              <w:lang w:eastAsia="en-GB"/>
            </w:rPr>
          </w:pPr>
          <w:ins w:id="7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"_Toc55483359"</w:instrText>
            </w:r>
            <w:r w:rsidRPr="00233174">
              <w:rPr>
                <w:rStyle w:val="Hyperlink"/>
                <w:noProof/>
              </w:rPr>
              <w:instrText xml:space="preserve"> </w:instrText>
            </w:r>
            <w:r w:rsidRPr="00233174">
              <w:rPr>
                <w:rStyle w:val="Hyperlink"/>
                <w:noProof/>
              </w:rPr>
              <w:fldChar w:fldCharType="separate"/>
            </w:r>
            <w:r w:rsidRPr="00233174">
              <w:rPr>
                <w:rStyle w:val="Hyperlink"/>
                <w:noProof/>
              </w:rPr>
              <w:t>2</w:t>
            </w:r>
            <w:r>
              <w:rPr>
                <w:rFonts w:asciiTheme="minorHAnsi" w:eastAsiaTheme="minorEastAsia" w:hAnsiTheme="minorHAnsi"/>
                <w:noProof/>
                <w:sz w:val="24"/>
                <w:szCs w:val="24"/>
                <w:lang w:eastAsia="en-GB"/>
              </w:rPr>
              <w:tab/>
            </w:r>
            <w:r w:rsidRPr="00233174">
              <w:rPr>
                <w:rStyle w:val="Hyperlink"/>
                <w:noProof/>
              </w:rPr>
              <w:t>Sourcing Methodology</w:t>
            </w:r>
            <w:r>
              <w:rPr>
                <w:noProof/>
                <w:webHidden/>
              </w:rPr>
              <w:tab/>
            </w:r>
            <w:r>
              <w:rPr>
                <w:noProof/>
                <w:webHidden/>
              </w:rPr>
              <w:fldChar w:fldCharType="begin"/>
            </w:r>
            <w:r>
              <w:rPr>
                <w:noProof/>
                <w:webHidden/>
              </w:rPr>
              <w:instrText xml:space="preserve"> PAGEREF _Toc55483359 \h </w:instrText>
            </w:r>
          </w:ins>
          <w:r>
            <w:rPr>
              <w:noProof/>
              <w:webHidden/>
            </w:rPr>
          </w:r>
          <w:r>
            <w:rPr>
              <w:noProof/>
              <w:webHidden/>
            </w:rPr>
            <w:fldChar w:fldCharType="separate"/>
          </w:r>
          <w:ins w:id="78" w:author="Christopher Symons" w:date="2020-11-05T15:42:00Z">
            <w:r>
              <w:rPr>
                <w:noProof/>
                <w:webHidden/>
              </w:rPr>
              <w:t>3</w:t>
            </w:r>
            <w:r>
              <w:rPr>
                <w:noProof/>
                <w:webHidden/>
              </w:rPr>
              <w:fldChar w:fldCharType="end"/>
            </w:r>
            <w:r w:rsidRPr="00233174">
              <w:rPr>
                <w:rStyle w:val="Hyperlink"/>
                <w:noProof/>
              </w:rPr>
              <w:fldChar w:fldCharType="end"/>
            </w:r>
          </w:ins>
        </w:p>
        <w:p w14:paraId="0210BF9C" w14:textId="03D2E4F2" w:rsidR="00115563" w:rsidRDefault="00115563">
          <w:pPr>
            <w:pStyle w:val="TOC2"/>
            <w:tabs>
              <w:tab w:val="left" w:pos="960"/>
              <w:tab w:val="right" w:leader="dot" w:pos="9016"/>
            </w:tabs>
            <w:rPr>
              <w:ins w:id="79" w:author="Christopher Symons" w:date="2020-11-05T15:42:00Z"/>
              <w:rFonts w:asciiTheme="minorHAnsi" w:eastAsiaTheme="minorEastAsia" w:hAnsiTheme="minorHAnsi"/>
              <w:noProof/>
              <w:sz w:val="24"/>
              <w:szCs w:val="24"/>
              <w:lang w:eastAsia="en-GB"/>
            </w:rPr>
          </w:pPr>
          <w:ins w:id="8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"_Toc55483360"</w:instrText>
            </w:r>
            <w:r w:rsidRPr="00233174">
              <w:rPr>
                <w:rStyle w:val="Hyperlink"/>
                <w:noProof/>
              </w:rPr>
              <w:instrText xml:space="preserve"> </w:instrText>
            </w:r>
            <w:r w:rsidRPr="00233174">
              <w:rPr>
                <w:rStyle w:val="Hyperlink"/>
                <w:noProof/>
              </w:rPr>
              <w:fldChar w:fldCharType="separate"/>
            </w:r>
            <w:r w:rsidRPr="00233174">
              <w:rPr>
                <w:rStyle w:val="Hyperlink"/>
                <w:noProof/>
              </w:rPr>
              <w:t>2.1</w:t>
            </w:r>
            <w:r>
              <w:rPr>
                <w:rFonts w:asciiTheme="minorHAnsi" w:eastAsiaTheme="minorEastAsia" w:hAnsiTheme="minorHAnsi"/>
                <w:noProof/>
                <w:sz w:val="24"/>
                <w:szCs w:val="24"/>
                <w:lang w:eastAsia="en-GB"/>
              </w:rPr>
              <w:tab/>
            </w:r>
            <w:r w:rsidRPr="00233174">
              <w:rPr>
                <w:rStyle w:val="Hyperlink"/>
                <w:noProof/>
              </w:rPr>
              <w:t>Getting the data</w:t>
            </w:r>
            <w:r>
              <w:rPr>
                <w:noProof/>
                <w:webHidden/>
              </w:rPr>
              <w:tab/>
            </w:r>
            <w:r>
              <w:rPr>
                <w:noProof/>
                <w:webHidden/>
              </w:rPr>
              <w:fldChar w:fldCharType="begin"/>
            </w:r>
            <w:r>
              <w:rPr>
                <w:noProof/>
                <w:webHidden/>
              </w:rPr>
              <w:instrText xml:space="preserve"> PAGEREF _Toc55483360 \h </w:instrText>
            </w:r>
          </w:ins>
          <w:r>
            <w:rPr>
              <w:noProof/>
              <w:webHidden/>
            </w:rPr>
          </w:r>
          <w:r>
            <w:rPr>
              <w:noProof/>
              <w:webHidden/>
            </w:rPr>
            <w:fldChar w:fldCharType="separate"/>
          </w:r>
          <w:ins w:id="81" w:author="Christopher Symons" w:date="2020-11-05T15:42:00Z">
            <w:r>
              <w:rPr>
                <w:noProof/>
                <w:webHidden/>
              </w:rPr>
              <w:t>3</w:t>
            </w:r>
            <w:r>
              <w:rPr>
                <w:noProof/>
                <w:webHidden/>
              </w:rPr>
              <w:fldChar w:fldCharType="end"/>
            </w:r>
            <w:r w:rsidRPr="00233174">
              <w:rPr>
                <w:rStyle w:val="Hyperlink"/>
                <w:noProof/>
              </w:rPr>
              <w:fldChar w:fldCharType="end"/>
            </w:r>
          </w:ins>
        </w:p>
        <w:p w14:paraId="57936C5B" w14:textId="3ECEBFB9" w:rsidR="00115563" w:rsidRDefault="00115563">
          <w:pPr>
            <w:pStyle w:val="TOC2"/>
            <w:tabs>
              <w:tab w:val="left" w:pos="960"/>
              <w:tab w:val="right" w:leader="dot" w:pos="9016"/>
            </w:tabs>
            <w:rPr>
              <w:ins w:id="82" w:author="Christopher Symons" w:date="2020-11-05T15:42:00Z"/>
              <w:rFonts w:asciiTheme="minorHAnsi" w:eastAsiaTheme="minorEastAsia" w:hAnsiTheme="minorHAnsi"/>
              <w:noProof/>
              <w:sz w:val="24"/>
              <w:szCs w:val="24"/>
              <w:lang w:eastAsia="en-GB"/>
            </w:rPr>
          </w:pPr>
          <w:ins w:id="8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"_Toc55483361"</w:instrText>
            </w:r>
            <w:r w:rsidRPr="00233174">
              <w:rPr>
                <w:rStyle w:val="Hyperlink"/>
                <w:noProof/>
              </w:rPr>
              <w:instrText xml:space="preserve"> </w:instrText>
            </w:r>
            <w:r w:rsidRPr="00233174">
              <w:rPr>
                <w:rStyle w:val="Hyperlink"/>
                <w:noProof/>
              </w:rPr>
              <w:fldChar w:fldCharType="separate"/>
            </w:r>
            <w:r w:rsidRPr="00233174">
              <w:rPr>
                <w:rStyle w:val="Hyperlink"/>
                <w:noProof/>
              </w:rPr>
              <w:t>2.2</w:t>
            </w:r>
            <w:r>
              <w:rPr>
                <w:rFonts w:asciiTheme="minorHAnsi" w:eastAsiaTheme="minorEastAsia" w:hAnsiTheme="minorHAnsi"/>
                <w:noProof/>
                <w:sz w:val="24"/>
                <w:szCs w:val="24"/>
                <w:lang w:eastAsia="en-GB"/>
              </w:rPr>
              <w:tab/>
            </w:r>
            <w:r w:rsidRPr="00233174">
              <w:rPr>
                <w:rStyle w:val="Hyperlink"/>
                <w:noProof/>
              </w:rPr>
              <w:t>Data Ingestion</w:t>
            </w:r>
            <w:r>
              <w:rPr>
                <w:noProof/>
                <w:webHidden/>
              </w:rPr>
              <w:tab/>
            </w:r>
            <w:r>
              <w:rPr>
                <w:noProof/>
                <w:webHidden/>
              </w:rPr>
              <w:fldChar w:fldCharType="begin"/>
            </w:r>
            <w:r>
              <w:rPr>
                <w:noProof/>
                <w:webHidden/>
              </w:rPr>
              <w:instrText xml:space="preserve"> PAGEREF _Toc55483361 \h </w:instrText>
            </w:r>
          </w:ins>
          <w:r>
            <w:rPr>
              <w:noProof/>
              <w:webHidden/>
            </w:rPr>
          </w:r>
          <w:r>
            <w:rPr>
              <w:noProof/>
              <w:webHidden/>
            </w:rPr>
            <w:fldChar w:fldCharType="separate"/>
          </w:r>
          <w:ins w:id="84" w:author="Christopher Symons" w:date="2020-11-05T15:42:00Z">
            <w:r>
              <w:rPr>
                <w:noProof/>
                <w:webHidden/>
              </w:rPr>
              <w:t>3</w:t>
            </w:r>
            <w:r>
              <w:rPr>
                <w:noProof/>
                <w:webHidden/>
              </w:rPr>
              <w:fldChar w:fldCharType="end"/>
            </w:r>
            <w:r w:rsidRPr="00233174">
              <w:rPr>
                <w:rStyle w:val="Hyperlink"/>
                <w:noProof/>
              </w:rPr>
              <w:fldChar w:fldCharType="end"/>
            </w:r>
          </w:ins>
        </w:p>
        <w:p w14:paraId="4DB0D11A" w14:textId="212EE614" w:rsidR="00115563" w:rsidRDefault="00115563">
          <w:pPr>
            <w:pStyle w:val="TOC2"/>
            <w:tabs>
              <w:tab w:val="left" w:pos="960"/>
              <w:tab w:val="right" w:leader="dot" w:pos="9016"/>
            </w:tabs>
            <w:rPr>
              <w:ins w:id="85" w:author="Christopher Symons" w:date="2020-11-05T15:42:00Z"/>
              <w:rFonts w:asciiTheme="minorHAnsi" w:eastAsiaTheme="minorEastAsia" w:hAnsiTheme="minorHAnsi"/>
              <w:noProof/>
              <w:sz w:val="24"/>
              <w:szCs w:val="24"/>
              <w:lang w:eastAsia="en-GB"/>
            </w:rPr>
          </w:pPr>
          <w:ins w:id="8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"_Toc55483362"</w:instrText>
            </w:r>
            <w:r w:rsidRPr="00233174">
              <w:rPr>
                <w:rStyle w:val="Hyperlink"/>
                <w:noProof/>
              </w:rPr>
              <w:instrText xml:space="preserve"> </w:instrText>
            </w:r>
            <w:r w:rsidRPr="00233174">
              <w:rPr>
                <w:rStyle w:val="Hyperlink"/>
                <w:noProof/>
              </w:rPr>
              <w:fldChar w:fldCharType="separate"/>
            </w:r>
            <w:r w:rsidRPr="00233174">
              <w:rPr>
                <w:rStyle w:val="Hyperlink"/>
                <w:noProof/>
              </w:rPr>
              <w:t>2.3</w:t>
            </w:r>
            <w:r>
              <w:rPr>
                <w:rFonts w:asciiTheme="minorHAnsi" w:eastAsiaTheme="minorEastAsia" w:hAnsiTheme="minorHAnsi"/>
                <w:noProof/>
                <w:sz w:val="24"/>
                <w:szCs w:val="24"/>
                <w:lang w:eastAsia="en-GB"/>
              </w:rPr>
              <w:tab/>
            </w:r>
            <w:r w:rsidRPr="00233174">
              <w:rPr>
                <w:rStyle w:val="Hyperlink"/>
                <w:noProof/>
              </w:rPr>
              <w:t>Data ingestion of electoral boundaries</w:t>
            </w:r>
            <w:r>
              <w:rPr>
                <w:noProof/>
                <w:webHidden/>
              </w:rPr>
              <w:tab/>
            </w:r>
            <w:r>
              <w:rPr>
                <w:noProof/>
                <w:webHidden/>
              </w:rPr>
              <w:fldChar w:fldCharType="begin"/>
            </w:r>
            <w:r>
              <w:rPr>
                <w:noProof/>
                <w:webHidden/>
              </w:rPr>
              <w:instrText xml:space="preserve"> PAGEREF _Toc55483362 \h </w:instrText>
            </w:r>
          </w:ins>
          <w:r>
            <w:rPr>
              <w:noProof/>
              <w:webHidden/>
            </w:rPr>
          </w:r>
          <w:r>
            <w:rPr>
              <w:noProof/>
              <w:webHidden/>
            </w:rPr>
            <w:fldChar w:fldCharType="separate"/>
          </w:r>
          <w:ins w:id="87" w:author="Christopher Symons" w:date="2020-11-05T15:42:00Z">
            <w:r>
              <w:rPr>
                <w:noProof/>
                <w:webHidden/>
              </w:rPr>
              <w:t>3</w:t>
            </w:r>
            <w:r>
              <w:rPr>
                <w:noProof/>
                <w:webHidden/>
              </w:rPr>
              <w:fldChar w:fldCharType="end"/>
            </w:r>
            <w:r w:rsidRPr="00233174">
              <w:rPr>
                <w:rStyle w:val="Hyperlink"/>
                <w:noProof/>
              </w:rPr>
              <w:fldChar w:fldCharType="end"/>
            </w:r>
          </w:ins>
        </w:p>
        <w:p w14:paraId="1352AE76" w14:textId="33DD3004" w:rsidR="00115563" w:rsidRDefault="00115563">
          <w:pPr>
            <w:pStyle w:val="TOC2"/>
            <w:tabs>
              <w:tab w:val="left" w:pos="960"/>
              <w:tab w:val="right" w:leader="dot" w:pos="9016"/>
            </w:tabs>
            <w:rPr>
              <w:ins w:id="88" w:author="Christopher Symons" w:date="2020-11-05T15:42:00Z"/>
              <w:rFonts w:asciiTheme="minorHAnsi" w:eastAsiaTheme="minorEastAsia" w:hAnsiTheme="minorHAnsi"/>
              <w:noProof/>
              <w:sz w:val="24"/>
              <w:szCs w:val="24"/>
              <w:lang w:eastAsia="en-GB"/>
            </w:rPr>
          </w:pPr>
          <w:ins w:id="8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"_Toc55483363"</w:instrText>
            </w:r>
            <w:r w:rsidRPr="00233174">
              <w:rPr>
                <w:rStyle w:val="Hyperlink"/>
                <w:noProof/>
              </w:rPr>
              <w:instrText xml:space="preserve"> </w:instrText>
            </w:r>
            <w:r w:rsidRPr="00233174">
              <w:rPr>
                <w:rStyle w:val="Hyperlink"/>
                <w:noProof/>
              </w:rPr>
              <w:fldChar w:fldCharType="separate"/>
            </w:r>
            <w:r w:rsidRPr="00233174">
              <w:rPr>
                <w:rStyle w:val="Hyperlink"/>
                <w:noProof/>
              </w:rPr>
              <w:t>2.4</w:t>
            </w:r>
            <w:r>
              <w:rPr>
                <w:rFonts w:asciiTheme="minorHAnsi" w:eastAsiaTheme="minorEastAsia" w:hAnsiTheme="minorHAnsi"/>
                <w:noProof/>
                <w:sz w:val="24"/>
                <w:szCs w:val="24"/>
                <w:lang w:eastAsia="en-GB"/>
              </w:rPr>
              <w:tab/>
            </w:r>
            <w:r w:rsidRPr="00233174">
              <w:rPr>
                <w:rStyle w:val="Hyperlink"/>
                <w:noProof/>
              </w:rPr>
              <w:t>(Atttempt at) Data ingestion of PDF spending data</w:t>
            </w:r>
            <w:r>
              <w:rPr>
                <w:noProof/>
                <w:webHidden/>
              </w:rPr>
              <w:tab/>
            </w:r>
            <w:r>
              <w:rPr>
                <w:noProof/>
                <w:webHidden/>
              </w:rPr>
              <w:fldChar w:fldCharType="begin"/>
            </w:r>
            <w:r>
              <w:rPr>
                <w:noProof/>
                <w:webHidden/>
              </w:rPr>
              <w:instrText xml:space="preserve"> PAGEREF _Toc55483363 \h </w:instrText>
            </w:r>
          </w:ins>
          <w:r>
            <w:rPr>
              <w:noProof/>
              <w:webHidden/>
            </w:rPr>
          </w:r>
          <w:r>
            <w:rPr>
              <w:noProof/>
              <w:webHidden/>
            </w:rPr>
            <w:fldChar w:fldCharType="separate"/>
          </w:r>
          <w:ins w:id="90" w:author="Christopher Symons" w:date="2020-11-05T15:42:00Z">
            <w:r>
              <w:rPr>
                <w:noProof/>
                <w:webHidden/>
              </w:rPr>
              <w:t>4</w:t>
            </w:r>
            <w:r>
              <w:rPr>
                <w:noProof/>
                <w:webHidden/>
              </w:rPr>
              <w:fldChar w:fldCharType="end"/>
            </w:r>
            <w:r w:rsidRPr="00233174">
              <w:rPr>
                <w:rStyle w:val="Hyperlink"/>
                <w:noProof/>
              </w:rPr>
              <w:fldChar w:fldCharType="end"/>
            </w:r>
          </w:ins>
        </w:p>
        <w:p w14:paraId="65FB9A70" w14:textId="0B4BB533" w:rsidR="00115563" w:rsidRDefault="00115563">
          <w:pPr>
            <w:pStyle w:val="TOC2"/>
            <w:tabs>
              <w:tab w:val="left" w:pos="960"/>
              <w:tab w:val="right" w:leader="dot" w:pos="9016"/>
            </w:tabs>
            <w:rPr>
              <w:ins w:id="91" w:author="Christopher Symons" w:date="2020-11-05T15:42:00Z"/>
              <w:rFonts w:asciiTheme="minorHAnsi" w:eastAsiaTheme="minorEastAsia" w:hAnsiTheme="minorHAnsi"/>
              <w:noProof/>
              <w:sz w:val="24"/>
              <w:szCs w:val="24"/>
              <w:lang w:eastAsia="en-GB"/>
            </w:rPr>
          </w:pPr>
          <w:ins w:id="9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"_Toc55483364"</w:instrText>
            </w:r>
            <w:r w:rsidRPr="00233174">
              <w:rPr>
                <w:rStyle w:val="Hyperlink"/>
                <w:noProof/>
              </w:rPr>
              <w:instrText xml:space="preserve"> </w:instrText>
            </w:r>
            <w:r w:rsidRPr="00233174">
              <w:rPr>
                <w:rStyle w:val="Hyperlink"/>
                <w:noProof/>
              </w:rPr>
              <w:fldChar w:fldCharType="separate"/>
            </w:r>
            <w:r w:rsidRPr="00233174">
              <w:rPr>
                <w:rStyle w:val="Hyperlink"/>
                <w:noProof/>
              </w:rPr>
              <w:t>2.5</w:t>
            </w:r>
            <w:r>
              <w:rPr>
                <w:rFonts w:asciiTheme="minorHAnsi" w:eastAsiaTheme="minorEastAsia" w:hAnsiTheme="minorHAnsi"/>
                <w:noProof/>
                <w:sz w:val="24"/>
                <w:szCs w:val="24"/>
                <w:lang w:eastAsia="en-GB"/>
              </w:rPr>
              <w:tab/>
            </w:r>
            <w:r w:rsidRPr="00233174">
              <w:rPr>
                <w:rStyle w:val="Hyperlink"/>
                <w:noProof/>
              </w:rPr>
              <w:t>Making the Data Fit for Use</w:t>
            </w:r>
            <w:r>
              <w:rPr>
                <w:noProof/>
                <w:webHidden/>
              </w:rPr>
              <w:tab/>
            </w:r>
            <w:r>
              <w:rPr>
                <w:noProof/>
                <w:webHidden/>
              </w:rPr>
              <w:fldChar w:fldCharType="begin"/>
            </w:r>
            <w:r>
              <w:rPr>
                <w:noProof/>
                <w:webHidden/>
              </w:rPr>
              <w:instrText xml:space="preserve"> PAGEREF _Toc55483364 \h </w:instrText>
            </w:r>
          </w:ins>
          <w:r>
            <w:rPr>
              <w:noProof/>
              <w:webHidden/>
            </w:rPr>
          </w:r>
          <w:r>
            <w:rPr>
              <w:noProof/>
              <w:webHidden/>
            </w:rPr>
            <w:fldChar w:fldCharType="separate"/>
          </w:r>
          <w:ins w:id="93" w:author="Christopher Symons" w:date="2020-11-05T15:42:00Z">
            <w:r>
              <w:rPr>
                <w:noProof/>
                <w:webHidden/>
              </w:rPr>
              <w:t>5</w:t>
            </w:r>
            <w:r>
              <w:rPr>
                <w:noProof/>
                <w:webHidden/>
              </w:rPr>
              <w:fldChar w:fldCharType="end"/>
            </w:r>
            <w:r w:rsidRPr="00233174">
              <w:rPr>
                <w:rStyle w:val="Hyperlink"/>
                <w:noProof/>
              </w:rPr>
              <w:fldChar w:fldCharType="end"/>
            </w:r>
          </w:ins>
        </w:p>
        <w:p w14:paraId="0060B606" w14:textId="3861B293" w:rsidR="00115563" w:rsidRDefault="00115563">
          <w:pPr>
            <w:pStyle w:val="TOC1"/>
            <w:tabs>
              <w:tab w:val="left" w:pos="480"/>
              <w:tab w:val="right" w:leader="dot" w:pos="9016"/>
            </w:tabs>
            <w:rPr>
              <w:ins w:id="94" w:author="Christopher Symons" w:date="2020-11-05T15:42:00Z"/>
              <w:rFonts w:asciiTheme="minorHAnsi" w:eastAsiaTheme="minorEastAsia" w:hAnsiTheme="minorHAnsi"/>
              <w:noProof/>
              <w:sz w:val="24"/>
              <w:szCs w:val="24"/>
              <w:lang w:eastAsia="en-GB"/>
            </w:rPr>
          </w:pPr>
          <w:ins w:id="9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"_Toc55483365"</w:instrText>
            </w:r>
            <w:r w:rsidRPr="00233174">
              <w:rPr>
                <w:rStyle w:val="Hyperlink"/>
                <w:noProof/>
              </w:rPr>
              <w:instrText xml:space="preserve"> </w:instrText>
            </w:r>
            <w:r w:rsidRPr="00233174">
              <w:rPr>
                <w:rStyle w:val="Hyperlink"/>
                <w:noProof/>
              </w:rPr>
              <w:fldChar w:fldCharType="separate"/>
            </w:r>
            <w:r w:rsidRPr="00233174">
              <w:rPr>
                <w:rStyle w:val="Hyperlink"/>
                <w:noProof/>
              </w:rPr>
              <w:t>3</w:t>
            </w:r>
            <w:r>
              <w:rPr>
                <w:rFonts w:asciiTheme="minorHAnsi" w:eastAsiaTheme="minorEastAsia" w:hAnsiTheme="minorHAnsi"/>
                <w:noProof/>
                <w:sz w:val="24"/>
                <w:szCs w:val="24"/>
                <w:lang w:eastAsia="en-GB"/>
              </w:rPr>
              <w:tab/>
            </w:r>
            <w:r w:rsidRPr="00233174">
              <w:rPr>
                <w:rStyle w:val="Hyperlink"/>
                <w:noProof/>
              </w:rPr>
              <w:t>Modelling Methodology</w:t>
            </w:r>
            <w:r>
              <w:rPr>
                <w:noProof/>
                <w:webHidden/>
              </w:rPr>
              <w:tab/>
            </w:r>
            <w:r>
              <w:rPr>
                <w:noProof/>
                <w:webHidden/>
              </w:rPr>
              <w:fldChar w:fldCharType="begin"/>
            </w:r>
            <w:r>
              <w:rPr>
                <w:noProof/>
                <w:webHidden/>
              </w:rPr>
              <w:instrText xml:space="preserve"> PAGEREF _Toc55483365 \h </w:instrText>
            </w:r>
          </w:ins>
          <w:r>
            <w:rPr>
              <w:noProof/>
              <w:webHidden/>
            </w:rPr>
          </w:r>
          <w:r>
            <w:rPr>
              <w:noProof/>
              <w:webHidden/>
            </w:rPr>
            <w:fldChar w:fldCharType="separate"/>
          </w:r>
          <w:ins w:id="96" w:author="Christopher Symons" w:date="2020-11-05T15:42:00Z">
            <w:r>
              <w:rPr>
                <w:noProof/>
                <w:webHidden/>
              </w:rPr>
              <w:t>6</w:t>
            </w:r>
            <w:r>
              <w:rPr>
                <w:noProof/>
                <w:webHidden/>
              </w:rPr>
              <w:fldChar w:fldCharType="end"/>
            </w:r>
            <w:r w:rsidRPr="00233174">
              <w:rPr>
                <w:rStyle w:val="Hyperlink"/>
                <w:noProof/>
              </w:rPr>
              <w:fldChar w:fldCharType="end"/>
            </w:r>
          </w:ins>
        </w:p>
        <w:p w14:paraId="1933B6E9" w14:textId="2FF5485F" w:rsidR="00115563" w:rsidRDefault="00115563">
          <w:pPr>
            <w:pStyle w:val="TOC1"/>
            <w:tabs>
              <w:tab w:val="left" w:pos="480"/>
              <w:tab w:val="right" w:leader="dot" w:pos="9016"/>
            </w:tabs>
            <w:rPr>
              <w:ins w:id="97" w:author="Christopher Symons" w:date="2020-11-05T15:42:00Z"/>
              <w:rFonts w:asciiTheme="minorHAnsi" w:eastAsiaTheme="minorEastAsia" w:hAnsiTheme="minorHAnsi"/>
              <w:noProof/>
              <w:sz w:val="24"/>
              <w:szCs w:val="24"/>
              <w:lang w:eastAsia="en-GB"/>
            </w:rPr>
          </w:pPr>
          <w:ins w:id="9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"_Toc55483366"</w:instrText>
            </w:r>
            <w:r w:rsidRPr="00233174">
              <w:rPr>
                <w:rStyle w:val="Hyperlink"/>
                <w:noProof/>
              </w:rPr>
              <w:instrText xml:space="preserve"> </w:instrText>
            </w:r>
            <w:r w:rsidRPr="00233174">
              <w:rPr>
                <w:rStyle w:val="Hyperlink"/>
                <w:noProof/>
              </w:rPr>
              <w:fldChar w:fldCharType="separate"/>
            </w:r>
            <w:r w:rsidRPr="00233174">
              <w:rPr>
                <w:rStyle w:val="Hyperlink"/>
                <w:noProof/>
              </w:rPr>
              <w:t>4</w:t>
            </w:r>
            <w:r>
              <w:rPr>
                <w:rFonts w:asciiTheme="minorHAnsi" w:eastAsiaTheme="minorEastAsia" w:hAnsiTheme="minorHAnsi"/>
                <w:noProof/>
                <w:sz w:val="24"/>
                <w:szCs w:val="24"/>
                <w:lang w:eastAsia="en-GB"/>
              </w:rPr>
              <w:tab/>
            </w:r>
            <w:r w:rsidRPr="00233174">
              <w:rPr>
                <w:rStyle w:val="Hyperlink"/>
                <w:noProof/>
              </w:rPr>
              <w:t>Outcomes and Insights</w:t>
            </w:r>
            <w:r>
              <w:rPr>
                <w:noProof/>
                <w:webHidden/>
              </w:rPr>
              <w:tab/>
            </w:r>
            <w:r>
              <w:rPr>
                <w:noProof/>
                <w:webHidden/>
              </w:rPr>
              <w:fldChar w:fldCharType="begin"/>
            </w:r>
            <w:r>
              <w:rPr>
                <w:noProof/>
                <w:webHidden/>
              </w:rPr>
              <w:instrText xml:space="preserve"> PAGEREF _Toc55483366 \h </w:instrText>
            </w:r>
          </w:ins>
          <w:r>
            <w:rPr>
              <w:noProof/>
              <w:webHidden/>
            </w:rPr>
          </w:r>
          <w:r>
            <w:rPr>
              <w:noProof/>
              <w:webHidden/>
            </w:rPr>
            <w:fldChar w:fldCharType="separate"/>
          </w:r>
          <w:ins w:id="99" w:author="Christopher Symons" w:date="2020-11-05T15:42:00Z">
            <w:r>
              <w:rPr>
                <w:noProof/>
                <w:webHidden/>
              </w:rPr>
              <w:t>9</w:t>
            </w:r>
            <w:r>
              <w:rPr>
                <w:noProof/>
                <w:webHidden/>
              </w:rPr>
              <w:fldChar w:fldCharType="end"/>
            </w:r>
            <w:r w:rsidRPr="00233174">
              <w:rPr>
                <w:rStyle w:val="Hyperlink"/>
                <w:noProof/>
              </w:rPr>
              <w:fldChar w:fldCharType="end"/>
            </w:r>
          </w:ins>
        </w:p>
        <w:p w14:paraId="6FFCBAFF" w14:textId="2FB2B174" w:rsidR="00115563" w:rsidRDefault="00115563">
          <w:pPr>
            <w:pStyle w:val="TOC2"/>
            <w:tabs>
              <w:tab w:val="left" w:pos="960"/>
              <w:tab w:val="right" w:leader="dot" w:pos="9016"/>
            </w:tabs>
            <w:rPr>
              <w:ins w:id="100" w:author="Christopher Symons" w:date="2020-11-05T15:42:00Z"/>
              <w:rFonts w:asciiTheme="minorHAnsi" w:eastAsiaTheme="minorEastAsia" w:hAnsiTheme="minorHAnsi"/>
              <w:noProof/>
              <w:sz w:val="24"/>
              <w:szCs w:val="24"/>
              <w:lang w:eastAsia="en-GB"/>
            </w:rPr>
          </w:pPr>
          <w:ins w:id="10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"_Toc55483367"</w:instrText>
            </w:r>
            <w:r w:rsidRPr="00233174">
              <w:rPr>
                <w:rStyle w:val="Hyperlink"/>
                <w:noProof/>
              </w:rPr>
              <w:instrText xml:space="preserve"> </w:instrText>
            </w:r>
            <w:r w:rsidRPr="00233174">
              <w:rPr>
                <w:rStyle w:val="Hyperlink"/>
                <w:noProof/>
              </w:rPr>
              <w:fldChar w:fldCharType="separate"/>
            </w:r>
            <w:r w:rsidRPr="00233174">
              <w:rPr>
                <w:rStyle w:val="Hyperlink"/>
                <w:noProof/>
              </w:rPr>
              <w:t>4.1</w:t>
            </w:r>
            <w:r>
              <w:rPr>
                <w:rFonts w:asciiTheme="minorHAnsi" w:eastAsiaTheme="minorEastAsia" w:hAnsiTheme="minorHAnsi"/>
                <w:noProof/>
                <w:sz w:val="24"/>
                <w:szCs w:val="24"/>
                <w:lang w:eastAsia="en-GB"/>
              </w:rPr>
              <w:tab/>
            </w:r>
            <w:r w:rsidRPr="00233174">
              <w:rPr>
                <w:rStyle w:val="Hyperlink"/>
                <w:noProof/>
              </w:rPr>
              <w:t>Project outcome</w:t>
            </w:r>
            <w:r>
              <w:rPr>
                <w:noProof/>
                <w:webHidden/>
              </w:rPr>
              <w:tab/>
            </w:r>
            <w:r>
              <w:rPr>
                <w:noProof/>
                <w:webHidden/>
              </w:rPr>
              <w:fldChar w:fldCharType="begin"/>
            </w:r>
            <w:r>
              <w:rPr>
                <w:noProof/>
                <w:webHidden/>
              </w:rPr>
              <w:instrText xml:space="preserve"> PAGEREF _Toc55483367 \h </w:instrText>
            </w:r>
          </w:ins>
          <w:r>
            <w:rPr>
              <w:noProof/>
              <w:webHidden/>
            </w:rPr>
          </w:r>
          <w:r>
            <w:rPr>
              <w:noProof/>
              <w:webHidden/>
            </w:rPr>
            <w:fldChar w:fldCharType="separate"/>
          </w:r>
          <w:ins w:id="102" w:author="Christopher Symons" w:date="2020-11-05T15:42:00Z">
            <w:r>
              <w:rPr>
                <w:noProof/>
                <w:webHidden/>
              </w:rPr>
              <w:t>9</w:t>
            </w:r>
            <w:r>
              <w:rPr>
                <w:noProof/>
                <w:webHidden/>
              </w:rPr>
              <w:fldChar w:fldCharType="end"/>
            </w:r>
            <w:r w:rsidRPr="00233174">
              <w:rPr>
                <w:rStyle w:val="Hyperlink"/>
                <w:noProof/>
              </w:rPr>
              <w:fldChar w:fldCharType="end"/>
            </w:r>
          </w:ins>
        </w:p>
        <w:p w14:paraId="4D9EB33E" w14:textId="4B342CD4" w:rsidR="00115563" w:rsidRDefault="00115563">
          <w:pPr>
            <w:pStyle w:val="TOC1"/>
            <w:tabs>
              <w:tab w:val="left" w:pos="480"/>
              <w:tab w:val="right" w:leader="dot" w:pos="9016"/>
            </w:tabs>
            <w:rPr>
              <w:ins w:id="103" w:author="Christopher Symons" w:date="2020-11-05T15:42:00Z"/>
              <w:rFonts w:asciiTheme="minorHAnsi" w:eastAsiaTheme="minorEastAsia" w:hAnsiTheme="minorHAnsi"/>
              <w:noProof/>
              <w:sz w:val="24"/>
              <w:szCs w:val="24"/>
              <w:lang w:eastAsia="en-GB"/>
            </w:rPr>
          </w:pPr>
          <w:ins w:id="10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"_Toc55483368"</w:instrText>
            </w:r>
            <w:r w:rsidRPr="00233174">
              <w:rPr>
                <w:rStyle w:val="Hyperlink"/>
                <w:noProof/>
              </w:rPr>
              <w:instrText xml:space="preserve"> </w:instrText>
            </w:r>
            <w:r w:rsidRPr="00233174">
              <w:rPr>
                <w:rStyle w:val="Hyperlink"/>
                <w:noProof/>
              </w:rPr>
              <w:fldChar w:fldCharType="separate"/>
            </w:r>
            <w:r w:rsidRPr="00233174">
              <w:rPr>
                <w:rStyle w:val="Hyperlink"/>
                <w:noProof/>
              </w:rPr>
              <w:t>5</w:t>
            </w:r>
            <w:r>
              <w:rPr>
                <w:rFonts w:asciiTheme="minorHAnsi" w:eastAsiaTheme="minorEastAsia" w:hAnsiTheme="minorHAnsi"/>
                <w:noProof/>
                <w:sz w:val="24"/>
                <w:szCs w:val="24"/>
                <w:lang w:eastAsia="en-GB"/>
              </w:rPr>
              <w:tab/>
            </w:r>
            <w:r w:rsidRPr="00233174">
              <w:rPr>
                <w:rStyle w:val="Hyperlink"/>
                <w:noProof/>
              </w:rPr>
              <w:t>Incorporation of feedback and recommendations</w:t>
            </w:r>
            <w:r>
              <w:rPr>
                <w:noProof/>
                <w:webHidden/>
              </w:rPr>
              <w:tab/>
            </w:r>
            <w:r>
              <w:rPr>
                <w:noProof/>
                <w:webHidden/>
              </w:rPr>
              <w:fldChar w:fldCharType="begin"/>
            </w:r>
            <w:r>
              <w:rPr>
                <w:noProof/>
                <w:webHidden/>
              </w:rPr>
              <w:instrText xml:space="preserve"> PAGEREF _Toc55483368 \h </w:instrText>
            </w:r>
          </w:ins>
          <w:r>
            <w:rPr>
              <w:noProof/>
              <w:webHidden/>
            </w:rPr>
          </w:r>
          <w:r>
            <w:rPr>
              <w:noProof/>
              <w:webHidden/>
            </w:rPr>
            <w:fldChar w:fldCharType="separate"/>
          </w:r>
          <w:ins w:id="105" w:author="Christopher Symons" w:date="2020-11-05T15:42:00Z">
            <w:r>
              <w:rPr>
                <w:noProof/>
                <w:webHidden/>
              </w:rPr>
              <w:t>14</w:t>
            </w:r>
            <w:r>
              <w:rPr>
                <w:noProof/>
                <w:webHidden/>
              </w:rPr>
              <w:fldChar w:fldCharType="end"/>
            </w:r>
            <w:r w:rsidRPr="00233174">
              <w:rPr>
                <w:rStyle w:val="Hyperlink"/>
                <w:noProof/>
              </w:rPr>
              <w:fldChar w:fldCharType="end"/>
            </w:r>
          </w:ins>
        </w:p>
        <w:p w14:paraId="5C4F1F13" w14:textId="6FFC1596" w:rsidR="00115563" w:rsidRDefault="00115563">
          <w:pPr>
            <w:pStyle w:val="TOC2"/>
            <w:tabs>
              <w:tab w:val="left" w:pos="960"/>
              <w:tab w:val="right" w:leader="dot" w:pos="9016"/>
            </w:tabs>
            <w:rPr>
              <w:ins w:id="106" w:author="Christopher Symons" w:date="2020-11-05T15:42:00Z"/>
              <w:rFonts w:asciiTheme="minorHAnsi" w:eastAsiaTheme="minorEastAsia" w:hAnsiTheme="minorHAnsi"/>
              <w:noProof/>
              <w:sz w:val="24"/>
              <w:szCs w:val="24"/>
              <w:lang w:eastAsia="en-GB"/>
            </w:rPr>
          </w:pPr>
          <w:ins w:id="10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"_Toc55483371"</w:instrText>
            </w:r>
            <w:r w:rsidRPr="00233174">
              <w:rPr>
                <w:rStyle w:val="Hyperlink"/>
                <w:noProof/>
              </w:rPr>
              <w:instrText xml:space="preserve"> </w:instrText>
            </w:r>
            <w:r w:rsidRPr="00233174">
              <w:rPr>
                <w:rStyle w:val="Hyperlink"/>
                <w:noProof/>
              </w:rPr>
              <w:fldChar w:fldCharType="separate"/>
            </w:r>
            <w:r w:rsidRPr="00233174">
              <w:rPr>
                <w:rStyle w:val="Hyperlink"/>
                <w:noProof/>
              </w:rPr>
              <w:t>5.1</w:t>
            </w:r>
            <w:r>
              <w:rPr>
                <w:rFonts w:asciiTheme="minorHAnsi" w:eastAsiaTheme="minorEastAsia" w:hAnsiTheme="minorHAnsi"/>
                <w:noProof/>
                <w:sz w:val="24"/>
                <w:szCs w:val="24"/>
                <w:lang w:eastAsia="en-GB"/>
              </w:rPr>
              <w:tab/>
            </w:r>
            <w:r w:rsidRPr="00233174">
              <w:rPr>
                <w:rStyle w:val="Hyperlink"/>
                <w:noProof/>
              </w:rPr>
              <w:t>Presentation day</w:t>
            </w:r>
            <w:r>
              <w:rPr>
                <w:noProof/>
                <w:webHidden/>
              </w:rPr>
              <w:tab/>
            </w:r>
            <w:r>
              <w:rPr>
                <w:noProof/>
                <w:webHidden/>
              </w:rPr>
              <w:fldChar w:fldCharType="begin"/>
            </w:r>
            <w:r>
              <w:rPr>
                <w:noProof/>
                <w:webHidden/>
              </w:rPr>
              <w:instrText xml:space="preserve"> PAGEREF _Toc55483371 \h </w:instrText>
            </w:r>
          </w:ins>
          <w:r>
            <w:rPr>
              <w:noProof/>
              <w:webHidden/>
            </w:rPr>
          </w:r>
          <w:r>
            <w:rPr>
              <w:noProof/>
              <w:webHidden/>
            </w:rPr>
            <w:fldChar w:fldCharType="separate"/>
          </w:r>
          <w:ins w:id="108" w:author="Christopher Symons" w:date="2020-11-05T15:42:00Z">
            <w:r>
              <w:rPr>
                <w:noProof/>
                <w:webHidden/>
              </w:rPr>
              <w:t>14</w:t>
            </w:r>
            <w:r>
              <w:rPr>
                <w:noProof/>
                <w:webHidden/>
              </w:rPr>
              <w:fldChar w:fldCharType="end"/>
            </w:r>
            <w:r w:rsidRPr="00233174">
              <w:rPr>
                <w:rStyle w:val="Hyperlink"/>
                <w:noProof/>
              </w:rPr>
              <w:fldChar w:fldCharType="end"/>
            </w:r>
          </w:ins>
        </w:p>
        <w:p w14:paraId="6267F5AA" w14:textId="2E31B151" w:rsidR="00115563" w:rsidRDefault="00115563">
          <w:pPr>
            <w:pStyle w:val="TOC2"/>
            <w:tabs>
              <w:tab w:val="left" w:pos="960"/>
              <w:tab w:val="right" w:leader="dot" w:pos="9016"/>
            </w:tabs>
            <w:rPr>
              <w:ins w:id="109" w:author="Christopher Symons" w:date="2020-11-05T15:42:00Z"/>
              <w:rFonts w:asciiTheme="minorHAnsi" w:eastAsiaTheme="minorEastAsia" w:hAnsiTheme="minorHAnsi"/>
              <w:noProof/>
              <w:sz w:val="24"/>
              <w:szCs w:val="24"/>
              <w:lang w:eastAsia="en-GB"/>
            </w:rPr>
          </w:pPr>
          <w:ins w:id="11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"_Toc55483372"</w:instrText>
            </w:r>
            <w:r w:rsidRPr="00233174">
              <w:rPr>
                <w:rStyle w:val="Hyperlink"/>
                <w:noProof/>
              </w:rPr>
              <w:instrText xml:space="preserve"> </w:instrText>
            </w:r>
            <w:r w:rsidRPr="00233174">
              <w:rPr>
                <w:rStyle w:val="Hyperlink"/>
                <w:noProof/>
              </w:rPr>
              <w:fldChar w:fldCharType="separate"/>
            </w:r>
            <w:r w:rsidRPr="00233174">
              <w:rPr>
                <w:rStyle w:val="Hyperlink"/>
                <w:noProof/>
              </w:rPr>
              <w:t>5.2</w:t>
            </w:r>
            <w:r>
              <w:rPr>
                <w:rFonts w:asciiTheme="minorHAnsi" w:eastAsiaTheme="minorEastAsia" w:hAnsiTheme="minorHAnsi"/>
                <w:noProof/>
                <w:sz w:val="24"/>
                <w:szCs w:val="24"/>
                <w:lang w:eastAsia="en-GB"/>
              </w:rPr>
              <w:tab/>
            </w:r>
            <w:r w:rsidRPr="00233174">
              <w:rPr>
                <w:rStyle w:val="Hyperlink"/>
                <w:noProof/>
              </w:rPr>
              <w:t>Peer review</w:t>
            </w:r>
            <w:r>
              <w:rPr>
                <w:noProof/>
                <w:webHidden/>
              </w:rPr>
              <w:tab/>
            </w:r>
            <w:r>
              <w:rPr>
                <w:noProof/>
                <w:webHidden/>
              </w:rPr>
              <w:fldChar w:fldCharType="begin"/>
            </w:r>
            <w:r>
              <w:rPr>
                <w:noProof/>
                <w:webHidden/>
              </w:rPr>
              <w:instrText xml:space="preserve"> PAGEREF _Toc55483372 \h </w:instrText>
            </w:r>
          </w:ins>
          <w:r>
            <w:rPr>
              <w:noProof/>
              <w:webHidden/>
            </w:rPr>
          </w:r>
          <w:r>
            <w:rPr>
              <w:noProof/>
              <w:webHidden/>
            </w:rPr>
            <w:fldChar w:fldCharType="separate"/>
          </w:r>
          <w:ins w:id="111" w:author="Christopher Symons" w:date="2020-11-05T15:42:00Z">
            <w:r>
              <w:rPr>
                <w:noProof/>
                <w:webHidden/>
              </w:rPr>
              <w:t>14</w:t>
            </w:r>
            <w:r>
              <w:rPr>
                <w:noProof/>
                <w:webHidden/>
              </w:rPr>
              <w:fldChar w:fldCharType="end"/>
            </w:r>
            <w:r w:rsidRPr="00233174">
              <w:rPr>
                <w:rStyle w:val="Hyperlink"/>
                <w:noProof/>
              </w:rPr>
              <w:fldChar w:fldCharType="end"/>
            </w:r>
          </w:ins>
        </w:p>
        <w:p w14:paraId="49486BD3" w14:textId="79196FDE" w:rsidR="00115563" w:rsidRDefault="00115563">
          <w:pPr>
            <w:pStyle w:val="TOC1"/>
            <w:tabs>
              <w:tab w:val="right" w:leader="dot" w:pos="9016"/>
            </w:tabs>
            <w:rPr>
              <w:ins w:id="112" w:author="Christopher Symons" w:date="2020-11-05T15:42:00Z"/>
              <w:rFonts w:asciiTheme="minorHAnsi" w:eastAsiaTheme="minorEastAsia" w:hAnsiTheme="minorHAnsi"/>
              <w:noProof/>
              <w:sz w:val="24"/>
              <w:szCs w:val="24"/>
              <w:lang w:eastAsia="en-GB"/>
            </w:rPr>
          </w:pPr>
          <w:ins w:id="11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"_Toc55483373"</w:instrText>
            </w:r>
            <w:r w:rsidRPr="00233174">
              <w:rPr>
                <w:rStyle w:val="Hyperlink"/>
                <w:noProof/>
              </w:rPr>
              <w:instrText xml:space="preserve"> </w:instrText>
            </w:r>
            <w:r w:rsidRPr="00233174">
              <w:rPr>
                <w:rStyle w:val="Hyperlink"/>
                <w:noProof/>
              </w:rPr>
              <w:fldChar w:fldCharType="separate"/>
            </w:r>
            <w:r w:rsidRPr="00233174">
              <w:rPr>
                <w:rStyle w:val="Hyperlink"/>
                <w:noProof/>
              </w:rPr>
              <w:t>Appendix A – References</w:t>
            </w:r>
            <w:r>
              <w:rPr>
                <w:noProof/>
                <w:webHidden/>
              </w:rPr>
              <w:tab/>
            </w:r>
            <w:r>
              <w:rPr>
                <w:noProof/>
                <w:webHidden/>
              </w:rPr>
              <w:fldChar w:fldCharType="begin"/>
            </w:r>
            <w:r>
              <w:rPr>
                <w:noProof/>
                <w:webHidden/>
              </w:rPr>
              <w:instrText xml:space="preserve"> PAGEREF _Toc55483373 \h </w:instrText>
            </w:r>
          </w:ins>
          <w:r>
            <w:rPr>
              <w:noProof/>
              <w:webHidden/>
            </w:rPr>
          </w:r>
          <w:r>
            <w:rPr>
              <w:noProof/>
              <w:webHidden/>
            </w:rPr>
            <w:fldChar w:fldCharType="separate"/>
          </w:r>
          <w:ins w:id="114" w:author="Christopher Symons" w:date="2020-11-05T15:42:00Z">
            <w:r>
              <w:rPr>
                <w:noProof/>
                <w:webHidden/>
              </w:rPr>
              <w:t>15</w:t>
            </w:r>
            <w:r>
              <w:rPr>
                <w:noProof/>
                <w:webHidden/>
              </w:rPr>
              <w:fldChar w:fldCharType="end"/>
            </w:r>
            <w:r w:rsidRPr="00233174">
              <w:rPr>
                <w:rStyle w:val="Hyperlink"/>
                <w:noProof/>
              </w:rPr>
              <w:fldChar w:fldCharType="end"/>
            </w:r>
          </w:ins>
        </w:p>
        <w:p w14:paraId="7A5D5B29" w14:textId="271A27A3" w:rsidR="00115563" w:rsidRDefault="00115563">
          <w:pPr>
            <w:pStyle w:val="TOC2"/>
            <w:tabs>
              <w:tab w:val="right" w:leader="dot" w:pos="9016"/>
            </w:tabs>
            <w:rPr>
              <w:ins w:id="115" w:author="Christopher Symons" w:date="2020-11-05T15:42:00Z"/>
              <w:rFonts w:asciiTheme="minorHAnsi" w:eastAsiaTheme="minorEastAsia" w:hAnsiTheme="minorHAnsi"/>
              <w:noProof/>
              <w:sz w:val="24"/>
              <w:szCs w:val="24"/>
              <w:lang w:eastAsia="en-GB"/>
            </w:rPr>
          </w:pPr>
          <w:ins w:id="11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"_Toc55483374"</w:instrText>
            </w:r>
            <w:r w:rsidRPr="00233174">
              <w:rPr>
                <w:rStyle w:val="Hyperlink"/>
                <w:noProof/>
              </w:rPr>
              <w:instrText xml:space="preserve"> </w:instrText>
            </w:r>
            <w:r w:rsidRPr="00233174">
              <w:rPr>
                <w:rStyle w:val="Hyperlink"/>
                <w:noProof/>
              </w:rPr>
              <w:fldChar w:fldCharType="separate"/>
            </w:r>
            <w:r w:rsidRPr="00233174">
              <w:rPr>
                <w:rStyle w:val="Hyperlink"/>
                <w:noProof/>
              </w:rPr>
              <w:t>Literature</w:t>
            </w:r>
            <w:r>
              <w:rPr>
                <w:noProof/>
                <w:webHidden/>
              </w:rPr>
              <w:tab/>
            </w:r>
            <w:r>
              <w:rPr>
                <w:noProof/>
                <w:webHidden/>
              </w:rPr>
              <w:fldChar w:fldCharType="begin"/>
            </w:r>
            <w:r>
              <w:rPr>
                <w:noProof/>
                <w:webHidden/>
              </w:rPr>
              <w:instrText xml:space="preserve"> PAGEREF _Toc55483374 \h </w:instrText>
            </w:r>
          </w:ins>
          <w:r>
            <w:rPr>
              <w:noProof/>
              <w:webHidden/>
            </w:rPr>
          </w:r>
          <w:r>
            <w:rPr>
              <w:noProof/>
              <w:webHidden/>
            </w:rPr>
            <w:fldChar w:fldCharType="separate"/>
          </w:r>
          <w:ins w:id="117" w:author="Christopher Symons" w:date="2020-11-05T15:42:00Z">
            <w:r>
              <w:rPr>
                <w:noProof/>
                <w:webHidden/>
              </w:rPr>
              <w:t>15</w:t>
            </w:r>
            <w:r>
              <w:rPr>
                <w:noProof/>
                <w:webHidden/>
              </w:rPr>
              <w:fldChar w:fldCharType="end"/>
            </w:r>
            <w:r w:rsidRPr="00233174">
              <w:rPr>
                <w:rStyle w:val="Hyperlink"/>
                <w:noProof/>
              </w:rPr>
              <w:fldChar w:fldCharType="end"/>
            </w:r>
          </w:ins>
        </w:p>
        <w:p w14:paraId="6A7F281B" w14:textId="0595D4CE" w:rsidR="00115563" w:rsidRDefault="00115563">
          <w:pPr>
            <w:pStyle w:val="TOC2"/>
            <w:tabs>
              <w:tab w:val="right" w:leader="dot" w:pos="9016"/>
            </w:tabs>
            <w:rPr>
              <w:ins w:id="118" w:author="Christopher Symons" w:date="2020-11-05T15:42:00Z"/>
              <w:rFonts w:asciiTheme="minorHAnsi" w:eastAsiaTheme="minorEastAsia" w:hAnsiTheme="minorHAnsi"/>
              <w:noProof/>
              <w:sz w:val="24"/>
              <w:szCs w:val="24"/>
              <w:lang w:eastAsia="en-GB"/>
            </w:rPr>
          </w:pPr>
          <w:ins w:id="11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"_Toc55483375"</w:instrText>
            </w:r>
            <w:r w:rsidRPr="00233174">
              <w:rPr>
                <w:rStyle w:val="Hyperlink"/>
                <w:noProof/>
              </w:rPr>
              <w:instrText xml:space="preserve"> </w:instrText>
            </w:r>
            <w:r w:rsidRPr="00233174">
              <w:rPr>
                <w:rStyle w:val="Hyperlink"/>
                <w:noProof/>
              </w:rPr>
              <w:fldChar w:fldCharType="separate"/>
            </w:r>
            <w:r w:rsidRPr="00233174">
              <w:rPr>
                <w:rStyle w:val="Hyperlink"/>
                <w:noProof/>
              </w:rPr>
              <w:t>Datasets</w:t>
            </w:r>
            <w:r>
              <w:rPr>
                <w:noProof/>
                <w:webHidden/>
              </w:rPr>
              <w:tab/>
            </w:r>
            <w:r>
              <w:rPr>
                <w:noProof/>
                <w:webHidden/>
              </w:rPr>
              <w:fldChar w:fldCharType="begin"/>
            </w:r>
            <w:r>
              <w:rPr>
                <w:noProof/>
                <w:webHidden/>
              </w:rPr>
              <w:instrText xml:space="preserve"> PAGEREF _Toc55483375 \h </w:instrText>
            </w:r>
          </w:ins>
          <w:r>
            <w:rPr>
              <w:noProof/>
              <w:webHidden/>
            </w:rPr>
          </w:r>
          <w:r>
            <w:rPr>
              <w:noProof/>
              <w:webHidden/>
            </w:rPr>
            <w:fldChar w:fldCharType="separate"/>
          </w:r>
          <w:ins w:id="120" w:author="Christopher Symons" w:date="2020-11-05T15:42:00Z">
            <w:r>
              <w:rPr>
                <w:noProof/>
                <w:webHidden/>
              </w:rPr>
              <w:t>15</w:t>
            </w:r>
            <w:r>
              <w:rPr>
                <w:noProof/>
                <w:webHidden/>
              </w:rPr>
              <w:fldChar w:fldCharType="end"/>
            </w:r>
            <w:r w:rsidRPr="00233174">
              <w:rPr>
                <w:rStyle w:val="Hyperlink"/>
                <w:noProof/>
              </w:rPr>
              <w:fldChar w:fldCharType="end"/>
            </w:r>
          </w:ins>
        </w:p>
        <w:p w14:paraId="2B328986" w14:textId="5C31E044" w:rsidR="00115563" w:rsidRDefault="00115563">
          <w:pPr>
            <w:pStyle w:val="TOC2"/>
            <w:tabs>
              <w:tab w:val="right" w:leader="dot" w:pos="9016"/>
            </w:tabs>
            <w:rPr>
              <w:ins w:id="121" w:author="Christopher Symons" w:date="2020-11-05T15:42:00Z"/>
              <w:rFonts w:asciiTheme="minorHAnsi" w:eastAsiaTheme="minorEastAsia" w:hAnsiTheme="minorHAnsi"/>
              <w:noProof/>
              <w:sz w:val="24"/>
              <w:szCs w:val="24"/>
              <w:lang w:eastAsia="en-GB"/>
            </w:rPr>
          </w:pPr>
          <w:ins w:id="12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"_Toc55483376"</w:instrText>
            </w:r>
            <w:r w:rsidRPr="00233174">
              <w:rPr>
                <w:rStyle w:val="Hyperlink"/>
                <w:noProof/>
              </w:rPr>
              <w:instrText xml:space="preserve"> </w:instrText>
            </w:r>
            <w:r w:rsidRPr="00233174">
              <w:rPr>
                <w:rStyle w:val="Hyperlink"/>
                <w:noProof/>
              </w:rPr>
              <w:fldChar w:fldCharType="separate"/>
            </w:r>
            <w:r w:rsidRPr="00233174">
              <w:rPr>
                <w:rStyle w:val="Hyperlink"/>
                <w:noProof/>
              </w:rPr>
              <w:t>Code Libraries and Tools</w:t>
            </w:r>
            <w:r>
              <w:rPr>
                <w:noProof/>
                <w:webHidden/>
              </w:rPr>
              <w:tab/>
            </w:r>
            <w:r>
              <w:rPr>
                <w:noProof/>
                <w:webHidden/>
              </w:rPr>
              <w:fldChar w:fldCharType="begin"/>
            </w:r>
            <w:r>
              <w:rPr>
                <w:noProof/>
                <w:webHidden/>
              </w:rPr>
              <w:instrText xml:space="preserve"> PAGEREF _Toc55483376 \h </w:instrText>
            </w:r>
          </w:ins>
          <w:r>
            <w:rPr>
              <w:noProof/>
              <w:webHidden/>
            </w:rPr>
          </w:r>
          <w:r>
            <w:rPr>
              <w:noProof/>
              <w:webHidden/>
            </w:rPr>
            <w:fldChar w:fldCharType="separate"/>
          </w:r>
          <w:ins w:id="123" w:author="Christopher Symons" w:date="2020-11-05T15:42:00Z">
            <w:r>
              <w:rPr>
                <w:noProof/>
                <w:webHidden/>
              </w:rPr>
              <w:t>15</w:t>
            </w:r>
            <w:r>
              <w:rPr>
                <w:noProof/>
                <w:webHidden/>
              </w:rPr>
              <w:fldChar w:fldCharType="end"/>
            </w:r>
            <w:r w:rsidRPr="00233174">
              <w:rPr>
                <w:rStyle w:val="Hyperlink"/>
                <w:noProof/>
              </w:rPr>
              <w:fldChar w:fldCharType="end"/>
            </w:r>
          </w:ins>
        </w:p>
        <w:p w14:paraId="20270038" w14:textId="33B8E5D7" w:rsidR="008F41F0" w:rsidDel="00115563" w:rsidRDefault="009A1956">
          <w:pPr>
            <w:pStyle w:val="TOC1"/>
            <w:tabs>
              <w:tab w:val="right" w:leader="dot" w:pos="9016"/>
            </w:tabs>
            <w:rPr>
              <w:del w:id="124" w:author="Christopher Symons" w:date="2020-11-05T15:42:00Z"/>
              <w:rFonts w:asciiTheme="minorHAnsi" w:eastAsiaTheme="minorEastAsia" w:hAnsiTheme="minorHAnsi"/>
              <w:noProof/>
              <w:lang w:eastAsia="en-AU"/>
            </w:rPr>
          </w:pPr>
          <w:del w:id="125"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26" w:author="Christopher Symons" w:date="2020-11-05T15:42:00Z">
            <w:r w:rsidR="00115563">
              <w:rPr>
                <w:b/>
                <w:bCs/>
                <w:noProof/>
                <w:lang w:val="en-GB"/>
              </w:rPr>
              <w:t>Error! Hyperlink reference not valid.</w:t>
            </w:r>
          </w:ins>
          <w:del w:id="127"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23A39778" w:rsidR="008F41F0" w:rsidDel="00115563" w:rsidRDefault="009A1956">
          <w:pPr>
            <w:pStyle w:val="TOC1"/>
            <w:tabs>
              <w:tab w:val="right" w:leader="dot" w:pos="9016"/>
            </w:tabs>
            <w:rPr>
              <w:del w:id="128" w:author="Christopher Symons" w:date="2020-11-05T15:42:00Z"/>
              <w:rFonts w:asciiTheme="minorHAnsi" w:eastAsiaTheme="minorEastAsia" w:hAnsiTheme="minorHAnsi"/>
              <w:noProof/>
              <w:lang w:eastAsia="en-AU"/>
            </w:rPr>
          </w:pPr>
          <w:del w:id="129"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30" w:author="Christopher Symons" w:date="2020-11-05T15:42:00Z">
            <w:r w:rsidR="00115563">
              <w:rPr>
                <w:b/>
                <w:bCs/>
                <w:noProof/>
                <w:lang w:val="en-GB"/>
              </w:rPr>
              <w:t>Error! Hyperlink reference not valid.</w:t>
            </w:r>
          </w:ins>
          <w:del w:id="131"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702F6E48" w:rsidR="008F41F0" w:rsidDel="00115563" w:rsidRDefault="009A1956">
          <w:pPr>
            <w:pStyle w:val="TOC1"/>
            <w:tabs>
              <w:tab w:val="left" w:pos="440"/>
              <w:tab w:val="right" w:leader="dot" w:pos="9016"/>
            </w:tabs>
            <w:rPr>
              <w:del w:id="132" w:author="Christopher Symons" w:date="2020-11-05T15:42:00Z"/>
              <w:rFonts w:asciiTheme="minorHAnsi" w:eastAsiaTheme="minorEastAsia" w:hAnsiTheme="minorHAnsi"/>
              <w:noProof/>
              <w:lang w:eastAsia="en-AU"/>
            </w:rPr>
          </w:pPr>
          <w:del w:id="133"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34" w:author="Christopher Symons" w:date="2020-11-05T15:42:00Z">
            <w:r w:rsidR="00115563">
              <w:rPr>
                <w:b/>
                <w:bCs/>
                <w:noProof/>
                <w:lang w:val="en-GB"/>
              </w:rPr>
              <w:t>Error! Hyperlink reference not valid.</w:t>
            </w:r>
          </w:ins>
          <w:del w:id="135"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26D7F39D" w:rsidR="008F41F0" w:rsidDel="00115563" w:rsidRDefault="009A1956">
          <w:pPr>
            <w:pStyle w:val="TOC2"/>
            <w:tabs>
              <w:tab w:val="right" w:leader="dot" w:pos="9016"/>
            </w:tabs>
            <w:rPr>
              <w:del w:id="136" w:author="Christopher Symons" w:date="2020-11-05T15:42:00Z"/>
              <w:noProof/>
            </w:rPr>
          </w:pPr>
          <w:del w:id="137"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38" w:author="Christopher Symons" w:date="2020-11-05T15:42:00Z">
            <w:r w:rsidR="00115563">
              <w:rPr>
                <w:b/>
                <w:bCs/>
                <w:noProof/>
                <w:lang w:val="en-GB"/>
              </w:rPr>
              <w:t>Error! Hyperlink reference not valid.</w:t>
            </w:r>
          </w:ins>
          <w:del w:id="139"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8AE2D25" w:rsidR="008F41F0" w:rsidDel="00115563" w:rsidRDefault="009A1956">
          <w:pPr>
            <w:pStyle w:val="TOC2"/>
            <w:tabs>
              <w:tab w:val="left" w:pos="880"/>
              <w:tab w:val="right" w:leader="dot" w:pos="9016"/>
            </w:tabs>
            <w:rPr>
              <w:del w:id="140" w:author="Christopher Symons" w:date="2020-11-05T15:42:00Z"/>
              <w:noProof/>
            </w:rPr>
          </w:pPr>
          <w:del w:id="141"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42" w:author="Christopher Symons" w:date="2020-11-05T15:42:00Z">
            <w:r w:rsidR="00115563">
              <w:rPr>
                <w:b/>
                <w:bCs/>
                <w:noProof/>
                <w:lang w:val="en-GB"/>
              </w:rPr>
              <w:t>Error! Hyperlink reference not valid.</w:t>
            </w:r>
          </w:ins>
          <w:del w:id="143"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325AB465" w:rsidR="008F41F0" w:rsidDel="00115563" w:rsidRDefault="009A1956">
          <w:pPr>
            <w:pStyle w:val="TOC1"/>
            <w:tabs>
              <w:tab w:val="left" w:pos="440"/>
              <w:tab w:val="right" w:leader="dot" w:pos="9016"/>
            </w:tabs>
            <w:rPr>
              <w:del w:id="144" w:author="Christopher Symons" w:date="2020-11-05T15:42:00Z"/>
              <w:rFonts w:asciiTheme="minorHAnsi" w:eastAsiaTheme="minorEastAsia" w:hAnsiTheme="minorHAnsi"/>
              <w:noProof/>
              <w:lang w:eastAsia="en-AU"/>
            </w:rPr>
          </w:pPr>
          <w:del w:id="145"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46" w:author="Christopher Symons" w:date="2020-11-05T15:42:00Z">
            <w:r w:rsidR="00115563">
              <w:rPr>
                <w:b/>
                <w:bCs/>
                <w:noProof/>
                <w:lang w:val="en-GB"/>
              </w:rPr>
              <w:t>Error! Hyperlink reference not valid.</w:t>
            </w:r>
          </w:ins>
          <w:del w:id="147"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67C39398" w:rsidR="008F41F0" w:rsidDel="00115563" w:rsidRDefault="009A1956">
          <w:pPr>
            <w:pStyle w:val="TOC2"/>
            <w:tabs>
              <w:tab w:val="right" w:leader="dot" w:pos="9016"/>
            </w:tabs>
            <w:rPr>
              <w:del w:id="148" w:author="Christopher Symons" w:date="2020-11-05T15:42:00Z"/>
              <w:noProof/>
            </w:rPr>
          </w:pPr>
          <w:del w:id="149"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50" w:author="Christopher Symons" w:date="2020-11-05T15:42:00Z">
            <w:r w:rsidR="00115563">
              <w:rPr>
                <w:b/>
                <w:bCs/>
                <w:noProof/>
                <w:lang w:val="en-GB"/>
              </w:rPr>
              <w:t>Error! Hyperlink reference not valid.</w:t>
            </w:r>
          </w:ins>
          <w:del w:id="151"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4C631D72" w:rsidR="008F41F0" w:rsidDel="00115563" w:rsidRDefault="009A1956">
          <w:pPr>
            <w:pStyle w:val="TOC1"/>
            <w:tabs>
              <w:tab w:val="left" w:pos="440"/>
              <w:tab w:val="right" w:leader="dot" w:pos="9016"/>
            </w:tabs>
            <w:rPr>
              <w:del w:id="152" w:author="Christopher Symons" w:date="2020-11-05T15:42:00Z"/>
              <w:rFonts w:asciiTheme="minorHAnsi" w:eastAsiaTheme="minorEastAsia" w:hAnsiTheme="minorHAnsi"/>
              <w:noProof/>
              <w:lang w:eastAsia="en-AU"/>
            </w:rPr>
          </w:pPr>
          <w:del w:id="153"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54" w:author="Christopher Symons" w:date="2020-11-05T15:42:00Z">
            <w:r w:rsidR="00115563">
              <w:rPr>
                <w:b/>
                <w:bCs/>
                <w:noProof/>
                <w:lang w:val="en-GB"/>
              </w:rPr>
              <w:t>Error! Hyperlink reference not valid.</w:t>
            </w:r>
          </w:ins>
          <w:del w:id="155"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2FAB2749" w:rsidR="008F41F0" w:rsidDel="00115563" w:rsidRDefault="009A1956">
          <w:pPr>
            <w:pStyle w:val="TOC1"/>
            <w:tabs>
              <w:tab w:val="left" w:pos="440"/>
              <w:tab w:val="right" w:leader="dot" w:pos="9016"/>
            </w:tabs>
            <w:rPr>
              <w:del w:id="156" w:author="Christopher Symons" w:date="2020-11-05T15:42:00Z"/>
              <w:rFonts w:asciiTheme="minorHAnsi" w:eastAsiaTheme="minorEastAsia" w:hAnsiTheme="minorHAnsi"/>
              <w:noProof/>
              <w:lang w:eastAsia="en-AU"/>
            </w:rPr>
          </w:pPr>
          <w:del w:id="157" w:author="Christopher Symons" w:date="2020-11-05T15:42:00Z">
            <w:r w:rsidDel="00115563">
              <w:rPr>
                <w:noProof/>
              </w:rPr>
              <w:fldChar w:fldCharType="begin"/>
            </w:r>
            <w:r w:rsidDel="00115563">
              <w:rPr>
                <w:noProof/>
              </w:rPr>
              <w:delInstrText xml:space="preserve"> HYPERLINK \l "_Toc52110096" </w:delInstrText>
            </w:r>
            <w:r w:rsidDel="00115563">
              <w:rPr>
                <w:noProof/>
              </w:rPr>
              <w:fldChar w:fldCharType="separate"/>
            </w:r>
          </w:del>
          <w:ins w:id="158" w:author="Christopher Symons" w:date="2020-11-05T15:42:00Z">
            <w:r w:rsidR="00115563">
              <w:rPr>
                <w:b/>
                <w:bCs/>
                <w:noProof/>
                <w:lang w:val="en-GB"/>
              </w:rPr>
              <w:t>Error! Hyperlink reference not valid.</w:t>
            </w:r>
          </w:ins>
          <w:del w:id="159"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CD65CDE" w:rsidR="008F41F0" w:rsidDel="00115563" w:rsidRDefault="009A1956">
          <w:pPr>
            <w:pStyle w:val="TOC1"/>
            <w:tabs>
              <w:tab w:val="left" w:pos="440"/>
              <w:tab w:val="right" w:leader="dot" w:pos="9016"/>
            </w:tabs>
            <w:rPr>
              <w:del w:id="160" w:author="Christopher Symons" w:date="2020-11-05T15:42:00Z"/>
              <w:rFonts w:asciiTheme="minorHAnsi" w:eastAsiaTheme="minorEastAsia" w:hAnsiTheme="minorHAnsi"/>
              <w:noProof/>
              <w:lang w:eastAsia="en-AU"/>
            </w:rPr>
          </w:pPr>
          <w:del w:id="161" w:author="Christopher Symons" w:date="2020-11-05T15:42:00Z">
            <w:r w:rsidDel="00115563">
              <w:rPr>
                <w:noProof/>
              </w:rPr>
              <w:fldChar w:fldCharType="begin"/>
            </w:r>
            <w:r w:rsidDel="00115563">
              <w:rPr>
                <w:noProof/>
              </w:rPr>
              <w:delInstrText xml:space="preserve"> HYPERLINK \l "_Toc52110097" </w:delInstrText>
            </w:r>
            <w:r w:rsidDel="00115563">
              <w:rPr>
                <w:noProof/>
              </w:rPr>
              <w:fldChar w:fldCharType="separate"/>
            </w:r>
          </w:del>
          <w:ins w:id="162" w:author="Christopher Symons" w:date="2020-11-05T15:42:00Z">
            <w:r w:rsidR="00115563">
              <w:rPr>
                <w:b/>
                <w:bCs/>
                <w:noProof/>
                <w:lang w:val="en-GB"/>
              </w:rPr>
              <w:t>Error! Hyperlink reference not valid.</w:t>
            </w:r>
          </w:ins>
          <w:del w:id="163"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164" w:name="_Toc55483355"/>
      <w:commentRangeStart w:id="165"/>
      <w:r>
        <w:lastRenderedPageBreak/>
        <w:t>Defining the Problem</w:t>
      </w:r>
      <w:commentRangeEnd w:id="165"/>
      <w:r w:rsidR="00510FC4">
        <w:rPr>
          <w:rStyle w:val="CommentReference"/>
          <w:rFonts w:ascii="Arial" w:eastAsiaTheme="minorHAnsi" w:hAnsi="Arial" w:cstheme="minorBidi"/>
          <w:color w:val="auto"/>
        </w:rPr>
        <w:commentReference w:id="165"/>
      </w:r>
      <w:bookmarkEnd w:id="164"/>
    </w:p>
    <w:p w14:paraId="0799455D" w14:textId="77777777" w:rsidR="001E0607" w:rsidRDefault="001E0607" w:rsidP="001E0607">
      <w:pPr>
        <w:pStyle w:val="Heading2"/>
      </w:pPr>
      <w:bookmarkStart w:id="166" w:name="_Toc55483356"/>
      <w:r>
        <w:t>What is happening</w:t>
      </w:r>
      <w:bookmarkEnd w:id="166"/>
    </w:p>
    <w:p w14:paraId="1E06BCA8" w14:textId="33881969"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167"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w:t>
      </w:r>
      <w:del w:id="168" w:author="Hung Vu" w:date="2020-11-05T23:24:00Z">
        <w:r w:rsidR="004D7A3E" w:rsidDel="001B2029">
          <w:delText xml:space="preserve">described </w:delText>
        </w:r>
      </w:del>
      <w:ins w:id="169" w:author="Hung Vu" w:date="2020-11-05T23:24:00Z">
        <w:r w:rsidR="001B2029">
          <w:t xml:space="preserve">demonstrated </w:t>
        </w:r>
      </w:ins>
      <w:del w:id="170" w:author="Hung Vu" w:date="2020-11-05T23:24:00Z">
        <w:r w:rsidR="004D7A3E" w:rsidDel="001B2029">
          <w:delText xml:space="preserve">further </w:delText>
        </w:r>
      </w:del>
      <w:r w:rsidR="004D7A3E">
        <w:t xml:space="preserve">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8E03B" w14:textId="6DCA6E3A" w:rsidR="003E1522" w:rsidRPr="004D7A3E" w:rsidRDefault="00467B2E" w:rsidP="00CE239E">
      <w:pPr>
        <w:pStyle w:val="Caption"/>
        <w:jc w:val="center"/>
      </w:pPr>
      <w:bookmarkStart w:id="171" w:name="_Ref52120670"/>
      <w:r w:rsidRPr="004D7A3E">
        <w:t xml:space="preserve">Figure </w:t>
      </w:r>
      <w:r w:rsidR="009A1956">
        <w:fldChar w:fldCharType="begin"/>
      </w:r>
      <w:r w:rsidR="009A1956">
        <w:instrText xml:space="preserve"> SEQ Figure \* ARABIC </w:instrText>
      </w:r>
      <w:r w:rsidR="009A1956">
        <w:fldChar w:fldCharType="separate"/>
      </w:r>
      <w:r w:rsidR="0054121B">
        <w:rPr>
          <w:noProof/>
        </w:rPr>
        <w:t>1</w:t>
      </w:r>
      <w:r w:rsidR="009A1956">
        <w:rPr>
          <w:noProof/>
        </w:rPr>
        <w:fldChar w:fldCharType="end"/>
      </w:r>
      <w:bookmarkEnd w:id="171"/>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5A8CAC42" w:rsidR="004D7A3E" w:rsidRDefault="009147FB" w:rsidP="0023172C">
      <w:r>
        <w:t>The trends above show</w:t>
      </w:r>
      <w:del w:id="172" w:author="Hung Vu" w:date="2020-11-05T23:25:00Z">
        <w:r w:rsidR="001E0607" w:rsidDel="001B2029">
          <w:delText>s</w:delText>
        </w:r>
      </w:del>
      <w:r>
        <w:t xml:space="preserve"> that public is </w:t>
      </w:r>
      <w:del w:id="173" w:author="Hung Vu" w:date="2020-11-05T23:25:00Z">
        <w:r w:rsidDel="001B2029">
          <w:delText xml:space="preserve">becoming </w:delText>
        </w:r>
      </w:del>
      <w:ins w:id="174" w:author="Hung Vu" w:date="2020-11-05T23:25:00Z">
        <w:r w:rsidR="001B2029">
          <w:t xml:space="preserve">increasingly </w:t>
        </w:r>
      </w:ins>
      <w:r>
        <w:t>more sceptical of government</w:t>
      </w:r>
      <w:ins w:id="175" w:author="Hung Vu" w:date="2020-11-05T23:26:00Z">
        <w:r w:rsidR="001B2029">
          <w:t>’s agenda due to</w:t>
        </w:r>
      </w:ins>
      <w:del w:id="176" w:author="Hung Vu" w:date="2020-11-05T23:26:00Z">
        <w:r w:rsidR="001E0607" w:rsidDel="001B2029">
          <w:delText>, justified by</w:delText>
        </w:r>
      </w:del>
      <w:r w:rsidR="001E0607">
        <w:t xml:space="preserve"> these frequent </w:t>
      </w:r>
      <w:del w:id="177" w:author="Hung Vu" w:date="2020-11-05T23:25:00Z">
        <w:r w:rsidR="001E0607" w:rsidDel="001B2029">
          <w:delText xml:space="preserve">corruption </w:delText>
        </w:r>
      </w:del>
      <w:r w:rsidR="001E0607">
        <w:t>scandals</w:t>
      </w:r>
      <w:r>
        <w:t xml:space="preserve">. </w:t>
      </w:r>
      <w:del w:id="178" w:author="Hung Vu" w:date="2020-11-05T23:26:00Z">
        <w:r w:rsidR="001E0607" w:rsidDel="001B2029">
          <w:delText>Corruption is not new but, w</w:delText>
        </w:r>
      </w:del>
      <w:del w:id="179" w:author="Hung Vu" w:date="2020-11-05T23:29:00Z">
        <w:r w:rsidR="001E0607" w:rsidDel="001B2029">
          <w:delText>ith</w:delText>
        </w:r>
      </w:del>
      <w:ins w:id="180" w:author="Hung Vu" w:date="2020-11-05T23:29:00Z">
        <w:r w:rsidR="001B2029">
          <w:t>T</w:t>
        </w:r>
      </w:ins>
      <w:ins w:id="181" w:author="Hung Vu" w:date="2020-11-05T23:28:00Z">
        <w:r w:rsidR="001B2029">
          <w:t xml:space="preserve">he use of </w:t>
        </w:r>
      </w:ins>
      <w:del w:id="182" w:author="Hung Vu" w:date="2020-11-05T23:28:00Z">
        <w:r w:rsidR="001E0607" w:rsidDel="001B2029">
          <w:delText xml:space="preserve"> </w:delText>
        </w:r>
      </w:del>
      <w:del w:id="183" w:author="Hung Vu" w:date="2020-11-05T23:27:00Z">
        <w:r w:rsidR="001E0607" w:rsidDel="001B2029">
          <w:delText xml:space="preserve">the </w:delText>
        </w:r>
      </w:del>
      <w:del w:id="184" w:author="Hung Vu" w:date="2020-11-05T23:28:00Z">
        <w:r w:rsidR="001E0607" w:rsidDel="001B2029">
          <w:delText xml:space="preserve">availability of </w:delText>
        </w:r>
      </w:del>
      <w:ins w:id="185" w:author="Hung Vu" w:date="2020-11-05T23:29:00Z">
        <w:r w:rsidR="001B2029">
          <w:t>big</w:t>
        </w:r>
      </w:ins>
      <w:ins w:id="186" w:author="Hung Vu" w:date="2020-11-05T23:28:00Z">
        <w:r w:rsidR="001B2029">
          <w:t xml:space="preserve"> </w:t>
        </w:r>
      </w:ins>
      <w:r w:rsidR="001E0607">
        <w:t xml:space="preserve">data in </w:t>
      </w:r>
      <w:del w:id="187" w:author="Hung Vu" w:date="2020-11-05T23:27:00Z">
        <w:r w:rsidR="001E0607" w:rsidDel="001B2029">
          <w:delText>the modern era</w:delText>
        </w:r>
      </w:del>
      <w:ins w:id="188" w:author="Hung Vu" w:date="2020-11-05T23:27:00Z">
        <w:r w:rsidR="001B2029">
          <w:t>public domains</w:t>
        </w:r>
      </w:ins>
      <w:ins w:id="189" w:author="Hung Vu" w:date="2020-11-05T23:29:00Z">
        <w:r w:rsidR="001B2029">
          <w:t xml:space="preserve"> may help</w:t>
        </w:r>
      </w:ins>
      <w:del w:id="190" w:author="Hung Vu" w:date="2020-11-05T23:29:00Z">
        <w:r w:rsidR="001E0607" w:rsidDel="001B2029">
          <w:delText>,</w:delText>
        </w:r>
      </w:del>
      <w:r w:rsidR="001E0607">
        <w:t xml:space="preserve"> </w:t>
      </w:r>
      <w:ins w:id="191" w:author="Hung Vu" w:date="2020-11-05T23:30:00Z">
        <w:r w:rsidR="001B2029">
          <w:t xml:space="preserve">to increase political </w:t>
        </w:r>
        <w:r w:rsidR="001B2029">
          <w:lastRenderedPageBreak/>
          <w:t xml:space="preserve">awareness of </w:t>
        </w:r>
      </w:ins>
      <w:ins w:id="192" w:author="Hung Vu" w:date="2020-11-05T23:27:00Z">
        <w:r w:rsidR="001B2029">
          <w:t>concerned tax payer</w:t>
        </w:r>
      </w:ins>
      <w:ins w:id="193" w:author="Hung Vu" w:date="2020-11-05T23:30:00Z">
        <w:r w:rsidR="001B2029">
          <w:t>s</w:t>
        </w:r>
      </w:ins>
      <w:del w:id="194" w:author="Hung Vu" w:date="2020-11-05T23:29:00Z">
        <w:r w:rsidR="001E0607" w:rsidDel="001B2029">
          <w:delText>the solutions to it can be</w:delText>
        </w:r>
      </w:del>
      <w:r w:rsidR="001E0607">
        <w:t xml:space="preserve">. Rapidly exposing </w:t>
      </w:r>
      <w:del w:id="195" w:author="Hung Vu" w:date="2020-11-05T23:30:00Z">
        <w:r w:rsidR="001E0607" w:rsidDel="001B2029">
          <w:delText xml:space="preserve">this corruption </w:delText>
        </w:r>
      </w:del>
      <w:r w:rsidR="001E0607">
        <w:t xml:space="preserve">and informing voters </w:t>
      </w:r>
      <w:ins w:id="196" w:author="Hung Vu" w:date="2020-11-05T23:30:00Z">
        <w:r w:rsidR="001B2029">
          <w:t>of inappropriate</w:t>
        </w:r>
      </w:ins>
      <w:ins w:id="197" w:author="Hung Vu" w:date="2020-11-05T23:31:00Z">
        <w:r w:rsidR="001B2029">
          <w:t xml:space="preserve"> agenda </w:t>
        </w:r>
      </w:ins>
      <w:r w:rsidR="001E0607">
        <w:t>is</w:t>
      </w:r>
      <w:r>
        <w:t xml:space="preserve"> </w:t>
      </w:r>
      <w:r w:rsidR="001E0607">
        <w:t xml:space="preserve">the most powerful </w:t>
      </w:r>
      <w:del w:id="198" w:author="Hung Vu" w:date="2020-11-05T23:31:00Z">
        <w:r w:rsidR="001E0607" w:rsidDel="001B2029">
          <w:delText xml:space="preserve">way </w:delText>
        </w:r>
      </w:del>
      <w:ins w:id="199" w:author="Hung Vu" w:date="2020-11-05T23:31:00Z">
        <w:r w:rsidR="001B2029">
          <w:t xml:space="preserve">tool </w:t>
        </w:r>
      </w:ins>
      <w:r w:rsidR="001E0607">
        <w:t>to discourage this behaviour.</w:t>
      </w:r>
    </w:p>
    <w:p w14:paraId="4B39508E" w14:textId="7C350645" w:rsidR="001E0607" w:rsidRDefault="001E0607" w:rsidP="001E0607">
      <w:pPr>
        <w:pStyle w:val="Heading2"/>
      </w:pPr>
      <w:bookmarkStart w:id="200" w:name="_Toc55483357"/>
      <w:r>
        <w:t xml:space="preserve">How will the problem be </w:t>
      </w:r>
      <w:del w:id="201" w:author="Matthew Colwell" w:date="2020-11-05T06:50:00Z">
        <w:r w:rsidDel="00797530">
          <w:delText>addressed</w:delText>
        </w:r>
      </w:del>
      <w:ins w:id="202" w:author="Matthew Colwell" w:date="2020-11-05T06:50:00Z">
        <w:r w:rsidR="00797530">
          <w:t>addressed?</w:t>
        </w:r>
      </w:ins>
      <w:bookmarkEnd w:id="200"/>
    </w:p>
    <w:p w14:paraId="70D42416" w14:textId="5D75C8C2" w:rsidR="00021034" w:rsidRDefault="001E0607" w:rsidP="001E0607">
      <w:pPr>
        <w:rPr>
          <w:ins w:id="203" w:author="Christopher Symons" w:date="2020-11-04T16:26:00Z"/>
        </w:rPr>
      </w:pPr>
      <w:r>
        <w:t xml:space="preserve">There are many forms of </w:t>
      </w:r>
      <w:del w:id="204" w:author="Hung Vu" w:date="2020-11-05T23:31:00Z">
        <w:r w:rsidDel="001B2029">
          <w:delText xml:space="preserve">corruption </w:delText>
        </w:r>
      </w:del>
      <w:ins w:id="205" w:author="Hung Vu" w:date="2020-11-05T23:32:00Z">
        <w:r w:rsidR="001B2029">
          <w:t>inappropriate behaviours of the</w:t>
        </w:r>
      </w:ins>
      <w:del w:id="206" w:author="Hung Vu" w:date="2020-11-05T23:32:00Z">
        <w:r w:rsidDel="001B2029">
          <w:delText>in</w:delText>
        </w:r>
      </w:del>
      <w:r>
        <w:t xml:space="preserve"> government; </w:t>
      </w:r>
      <w:ins w:id="207" w:author="Hung Vu" w:date="2020-11-05T23:32:00Z">
        <w:r w:rsidR="001B2029">
          <w:t xml:space="preserve">of which one is </w:t>
        </w:r>
      </w:ins>
      <w:ins w:id="208" w:author="Hung Vu" w:date="2020-11-05T23:33:00Z">
        <w:r w:rsidR="001B2029">
          <w:t>“</w:t>
        </w:r>
      </w:ins>
      <w:ins w:id="209" w:author="Hung Vu" w:date="2020-11-05T23:32:00Z">
        <w:r w:rsidR="001B2029">
          <w:t>pork-ba</w:t>
        </w:r>
      </w:ins>
      <w:ins w:id="210" w:author="Hung Vu" w:date="2020-11-05T23:33:00Z">
        <w:r w:rsidR="001B2029">
          <w:t xml:space="preserve">rrelling” </w:t>
        </w:r>
      </w:ins>
      <w:del w:id="211" w:author="Hung Vu" w:date="2020-11-05T23:33:00Z">
        <w:r w:rsidDel="001B2029">
          <w:delText>the type of corruption that t</w:delText>
        </w:r>
      </w:del>
      <w:ins w:id="212" w:author="Hung Vu" w:date="2020-11-05T23:33:00Z">
        <w:r w:rsidR="001B2029">
          <w:t>which t</w:t>
        </w:r>
      </w:ins>
      <w:r>
        <w:t>his project aims to expose</w:t>
      </w:r>
      <w:del w:id="213" w:author="Hung Vu" w:date="2020-11-05T23:33:00Z">
        <w:r w:rsidDel="00EE1131">
          <w:delText xml:space="preserve"> </w:delText>
        </w:r>
      </w:del>
      <w:ins w:id="214" w:author="Hung Vu" w:date="2020-11-05T23:33:00Z">
        <w:r w:rsidR="00EE1131">
          <w:t>. “Pork</w:t>
        </w:r>
      </w:ins>
      <w:del w:id="215" w:author="Hung Vu" w:date="2020-11-05T23:33:00Z">
        <w:r w:rsidDel="00EE1131">
          <w:delText xml:space="preserve">is pork barrelling </w:delText>
        </w:r>
      </w:del>
      <w:ins w:id="216" w:author="Hung Vu" w:date="2020-11-05T23:33:00Z">
        <w:r w:rsidR="00EE1131">
          <w:t xml:space="preserve">-barrelling” is </w:t>
        </w:r>
      </w:ins>
      <w:ins w:id="217" w:author="Hung Vu" w:date="2020-11-05T23:34:00Z">
        <w:r w:rsidR="00EE1131">
          <w:t>a form of mis</w:t>
        </w:r>
      </w:ins>
      <w:del w:id="218" w:author="Hung Vu" w:date="2020-11-05T23:33:00Z">
        <w:r w:rsidDel="00EE1131">
          <w:delText>–</w:delText>
        </w:r>
      </w:del>
      <w:del w:id="219" w:author="Hung Vu" w:date="2020-11-05T23:34:00Z">
        <w:r w:rsidDel="00EE1131">
          <w:delText xml:space="preserve"> the </w:delText>
        </w:r>
      </w:del>
      <w:r>
        <w:t>us</w:t>
      </w:r>
      <w:del w:id="220" w:author="Hung Vu" w:date="2020-11-05T23:34:00Z">
        <w:r w:rsidDel="00EE1131">
          <w:delText>e</w:delText>
        </w:r>
      </w:del>
      <w:ins w:id="221" w:author="Hung Vu" w:date="2020-11-05T23:34:00Z">
        <w:r w:rsidR="00EE1131">
          <w:t>ing</w:t>
        </w:r>
      </w:ins>
      <w:del w:id="222" w:author="Hung Vu" w:date="2020-11-05T23:34:00Z">
        <w:r w:rsidDel="00EE1131">
          <w:delText xml:space="preserve"> of</w:delText>
        </w:r>
      </w:del>
      <w:r>
        <w:t xml:space="preserve"> public funds </w:t>
      </w:r>
      <w:del w:id="223" w:author="Hung Vu" w:date="2020-11-05T23:34:00Z">
        <w:r w:rsidDel="00EE1131">
          <w:delText xml:space="preserve">in a manner </w:delText>
        </w:r>
      </w:del>
      <w:r>
        <w:t xml:space="preserve">which is designed to </w:t>
      </w:r>
      <w:del w:id="224" w:author="Hung Vu" w:date="2020-11-05T23:35:00Z">
        <w:r w:rsidDel="00EE1131">
          <w:delText xml:space="preserve">win </w:delText>
        </w:r>
      </w:del>
      <w:ins w:id="225" w:author="Hung Vu" w:date="2020-11-05T23:35:00Z">
        <w:r w:rsidR="00EE1131">
          <w:t>promote one’s political influence</w:t>
        </w:r>
      </w:ins>
      <w:del w:id="226" w:author="Hung Vu" w:date="2020-11-05T23:35:00Z">
        <w:r w:rsidDel="00EE1131">
          <w:delText>elections,</w:delText>
        </w:r>
      </w:del>
      <w:r>
        <w:t xml:space="preserve">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227" w:author="Christopher Symons" w:date="2020-11-04T16:26:00Z"/>
        </w:rPr>
      </w:pPr>
      <w:bookmarkStart w:id="228" w:name="_Toc55483358"/>
      <w:ins w:id="229" w:author="Christopher Symons" w:date="2020-11-04T16:27:00Z">
        <w:r>
          <w:t>What related works exist?</w:t>
        </w:r>
      </w:ins>
      <w:bookmarkEnd w:id="228"/>
    </w:p>
    <w:p w14:paraId="22BFF00D" w14:textId="28CF94B1" w:rsidR="00510FC4" w:rsidRDefault="00CE4610" w:rsidP="001E0607">
      <w:pPr>
        <w:rPr>
          <w:ins w:id="230" w:author="Christopher Symons" w:date="2020-11-04T16:46:00Z"/>
        </w:rPr>
      </w:pPr>
      <w:ins w:id="231" w:author="Christopher Symons" w:date="2020-11-04T16:34:00Z">
        <w:r>
          <w:t xml:space="preserve">Many groups </w:t>
        </w:r>
        <w:r w:rsidR="00E124F4">
          <w:t xml:space="preserve">have </w:t>
        </w:r>
      </w:ins>
      <w:ins w:id="232" w:author="Christopher Symons" w:date="2020-11-04T16:37:00Z">
        <w:r w:rsidR="00E124F4">
          <w:t xml:space="preserve">analysed and visualised government expenditure, and several groups </w:t>
        </w:r>
      </w:ins>
      <w:ins w:id="233" w:author="Christopher Symons" w:date="2020-11-04T16:38:00Z">
        <w:r w:rsidR="00E124F4">
          <w:t xml:space="preserve">in Australia and elsewhere </w:t>
        </w:r>
      </w:ins>
      <w:ins w:id="234" w:author="Christopher Symons" w:date="2020-11-04T16:37:00Z">
        <w:r w:rsidR="00E124F4">
          <w:t xml:space="preserve">have published </w:t>
        </w:r>
      </w:ins>
      <w:ins w:id="235" w:author="Christopher Symons" w:date="2020-11-04T16:35:00Z">
        <w:r w:rsidR="00E124F4">
          <w:t xml:space="preserve">analytic tools </w:t>
        </w:r>
      </w:ins>
      <w:ins w:id="236" w:author="Christopher Symons" w:date="2020-11-04T16:38:00Z">
        <w:r w:rsidR="00E124F4">
          <w:t xml:space="preserve">aimed at allowing a layperson to visualise </w:t>
        </w:r>
      </w:ins>
      <w:ins w:id="237" w:author="Christopher Symons" w:date="2020-11-04T16:35:00Z">
        <w:r w:rsidR="00E124F4">
          <w:t>government expenditure</w:t>
        </w:r>
      </w:ins>
      <w:ins w:id="238" w:author="Christopher Symons" w:date="2020-11-04T16:38:00Z">
        <w:r w:rsidR="00E124F4">
          <w:t>. B</w:t>
        </w:r>
      </w:ins>
      <w:ins w:id="239" w:author="Christopher Symons" w:date="2020-11-04T16:35:00Z">
        <w:r w:rsidR="00E124F4">
          <w:t>ut we have found</w:t>
        </w:r>
      </w:ins>
      <w:ins w:id="240" w:author="Christopher Symons" w:date="2020-11-04T16:38:00Z">
        <w:r w:rsidR="00E124F4">
          <w:t xml:space="preserve"> that</w:t>
        </w:r>
      </w:ins>
      <w:ins w:id="241" w:author="Christopher Symons" w:date="2020-11-04T16:35:00Z">
        <w:r w:rsidR="00E124F4">
          <w:t xml:space="preserve"> few</w:t>
        </w:r>
      </w:ins>
      <w:ins w:id="242" w:author="Christopher Symons" w:date="2020-11-04T16:36:00Z">
        <w:r w:rsidR="00E124F4">
          <w:t xml:space="preserve"> </w:t>
        </w:r>
      </w:ins>
      <w:ins w:id="243" w:author="Christopher Symons" w:date="2020-11-04T16:35:00Z">
        <w:r w:rsidR="00E124F4">
          <w:t xml:space="preserve">of </w:t>
        </w:r>
      </w:ins>
      <w:ins w:id="244" w:author="Christopher Symons" w:date="2020-11-04T16:36:00Z">
        <w:r w:rsidR="00E124F4">
          <w:t xml:space="preserve">these offerings </w:t>
        </w:r>
      </w:ins>
      <w:ins w:id="245" w:author="Christopher Symons" w:date="2020-11-04T16:39:00Z">
        <w:r w:rsidR="00E124F4">
          <w:t xml:space="preserve">are focused on the </w:t>
        </w:r>
      </w:ins>
      <w:ins w:id="246" w:author="Christopher Symons" w:date="2020-11-04T16:36:00Z">
        <w:r w:rsidR="00E124F4">
          <w:t xml:space="preserve">spatial </w:t>
        </w:r>
      </w:ins>
      <w:ins w:id="247" w:author="Christopher Symons" w:date="2020-11-04T16:39:00Z">
        <w:r w:rsidR="00E124F4">
          <w:t>dimension of the data, and</w:t>
        </w:r>
      </w:ins>
      <w:ins w:id="248" w:author="Christopher Symons" w:date="2020-11-04T16:40:00Z">
        <w:r w:rsidR="00E124F4">
          <w:t>,</w:t>
        </w:r>
      </w:ins>
      <w:ins w:id="249" w:author="Christopher Symons" w:date="2020-11-04T16:39:00Z">
        <w:r w:rsidR="00E124F4">
          <w:t xml:space="preserve"> surprisingly, that none have </w:t>
        </w:r>
      </w:ins>
      <w:ins w:id="250" w:author="Christopher Symons" w:date="2020-11-04T16:43:00Z">
        <w:r w:rsidR="00E124F4">
          <w:t>attempted to link expenditure data with electoral political data by</w:t>
        </w:r>
      </w:ins>
      <w:ins w:id="251" w:author="Christopher Symons" w:date="2020-11-04T16:44:00Z">
        <w:r w:rsidR="00510FC4">
          <w:t xml:space="preserve"> using electoral boundar</w:t>
        </w:r>
      </w:ins>
      <w:ins w:id="252" w:author="Christopher Symons" w:date="2020-11-04T16:45:00Z">
        <w:r w:rsidR="00510FC4">
          <w:t>ies to attribute an electorate to each expenditure line item.</w:t>
        </w:r>
      </w:ins>
    </w:p>
    <w:p w14:paraId="3E880366" w14:textId="01EEFA4D" w:rsidR="00510FC4" w:rsidRDefault="00510FC4" w:rsidP="001E0607">
      <w:pPr>
        <w:rPr>
          <w:ins w:id="253" w:author="Christopher Symons" w:date="2020-11-04T16:45:00Z"/>
        </w:rPr>
      </w:pPr>
      <w:ins w:id="254" w:author="Christopher Symons" w:date="2020-11-04T16:46:00Z">
        <w:r>
          <w:t xml:space="preserve">The </w:t>
        </w:r>
      </w:ins>
      <w:proofErr w:type="spellStart"/>
      <w:ins w:id="255" w:author="Christopher Symons" w:date="2020-11-04T16:47:00Z">
        <w:r>
          <w:t>Truii</w:t>
        </w:r>
        <w:proofErr w:type="spellEnd"/>
        <w:r>
          <w:t xml:space="preserve"> / Advance </w:t>
        </w:r>
        <w:proofErr w:type="spellStart"/>
        <w:r>
          <w:t>Queenland</w:t>
        </w:r>
        <w:proofErr w:type="spellEnd"/>
        <w:r>
          <w:t xml:space="preserve"> project qld.govspend.info </w:t>
        </w:r>
      </w:ins>
      <w:ins w:id="256" w:author="Christopher Symons" w:date="2020-11-04T16:48:00Z">
        <w:r>
          <w:t xml:space="preserve">provides an interactive spatial visualisation of Queensland government expenditure. It includes </w:t>
        </w:r>
      </w:ins>
      <w:ins w:id="257"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7"/>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258" w:name="_Toc55483359"/>
      <w:commentRangeStart w:id="259"/>
      <w:r>
        <w:lastRenderedPageBreak/>
        <w:t>Sourcing Methodology</w:t>
      </w:r>
      <w:commentRangeEnd w:id="259"/>
      <w:r w:rsidR="00F14BB6">
        <w:rPr>
          <w:rStyle w:val="CommentReference"/>
          <w:rFonts w:ascii="Arial" w:eastAsiaTheme="minorHAnsi" w:hAnsi="Arial" w:cstheme="minorBidi"/>
          <w:color w:val="auto"/>
        </w:rPr>
        <w:commentReference w:id="259"/>
      </w:r>
      <w:bookmarkEnd w:id="258"/>
    </w:p>
    <w:p w14:paraId="1DBDC402" w14:textId="1C7BB32B" w:rsidR="0023172C" w:rsidRDefault="00942B36" w:rsidP="00C677A0">
      <w:pPr>
        <w:pStyle w:val="Heading2"/>
      </w:pPr>
      <w:bookmarkStart w:id="260" w:name="_Toc55483360"/>
      <w:r>
        <w:t>Getting the data</w:t>
      </w:r>
      <w:bookmarkEnd w:id="260"/>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261" w:author="Matthew Colwell" w:date="2020-11-05T06:51:00Z">
        <w:r w:rsidR="00A82E66" w:rsidRPr="00A82E66" w:rsidDel="00797530">
          <w:delText>L</w:delText>
        </w:r>
      </w:del>
      <w:ins w:id="262"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263" w:author="Matthew Colwell" w:date="2020-11-05T06:51:00Z">
        <w:r w:rsidR="00797530">
          <w:t xml:space="preserve">first </w:t>
        </w:r>
      </w:ins>
      <w:r w:rsidR="00A82E66">
        <w:t>p</w:t>
      </w:r>
      <w:r w:rsidR="00A82E66" w:rsidRPr="00A82E66">
        <w:t>reference</w:t>
      </w:r>
      <w:ins w:id="264" w:author="Matthew Colwell" w:date="2020-11-05T06:52:00Z">
        <w:r w:rsidR="00797530">
          <w:t xml:space="preserve"> </w:t>
        </w:r>
      </w:ins>
      <w:del w:id="265" w:author="Matthew Colwell" w:date="2020-11-05T06:52:00Z">
        <w:r w:rsidR="00A82E66" w:rsidRPr="00A82E66" w:rsidDel="00797530">
          <w:delText xml:space="preserve">s </w:delText>
        </w:r>
      </w:del>
      <w:r w:rsidR="00A82E66">
        <w:t>t</w:t>
      </w:r>
      <w:r w:rsidR="00A82E66" w:rsidRPr="00A82E66">
        <w:t>otal</w:t>
      </w:r>
      <w:ins w:id="266" w:author="Matthew Colwell" w:date="2020-11-05T06:52:00Z">
        <w:r w:rsidR="00797530">
          <w:t>s</w:t>
        </w:r>
      </w:ins>
      <w:r w:rsidR="00A82E66" w:rsidRPr="00A82E66">
        <w:t xml:space="preserve"> </w:t>
      </w:r>
      <w:del w:id="267"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268"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EE1131" w:rsidP="00610750">
      <w:pPr>
        <w:pStyle w:val="ListParagraph"/>
      </w:pPr>
      <w:hyperlink r:id="rId18"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EE1131" w:rsidP="00475A05">
      <w:pPr>
        <w:pStyle w:val="ListParagraph"/>
        <w:rPr>
          <w:rStyle w:val="Hyperlink"/>
        </w:rPr>
      </w:pPr>
      <w:hyperlink r:id="rId19"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EE1131" w:rsidP="00B078F8">
      <w:pPr>
        <w:pStyle w:val="ListParagraph"/>
        <w:rPr>
          <w:rStyle w:val="Hyperlink"/>
        </w:rPr>
      </w:pPr>
      <w:hyperlink r:id="rId20"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16F4DEED" w:rsidR="00475A05" w:rsidRDefault="00475A05" w:rsidP="00EE1131">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w:t>
      </w:r>
      <w:ins w:id="269" w:author="Hung Vu" w:date="2020-11-05T23:37:00Z">
        <w:r w:rsidR="00EE1131">
          <w:t>Based on its metadata, data related to population, income, education level, employment rate and methods of travel to works were selected for modelling purposes.</w:t>
        </w:r>
      </w:ins>
      <w:del w:id="270" w:author="Hung Vu" w:date="2020-11-05T23:37:00Z">
        <w:r w:rsidRPr="00131AF2" w:rsidDel="00EE1131">
          <w:delText>Initial EDA and feature selection were carried out based on its metadata.</w:delText>
        </w:r>
      </w:del>
      <w:r w:rsidRPr="00131AF2">
        <w:t xml:space="preserve"> </w:t>
      </w:r>
      <w:hyperlink r:id="rId21" w:history="1">
        <w:r w:rsidRPr="003C1D29">
          <w:rPr>
            <w:rStyle w:val="Hyperlink"/>
          </w:rPr>
          <w:t>https://www.abs.gov.au/websitedbs/D3310114.nsf/Home/2016%20search%20by%20geography</w:t>
        </w:r>
      </w:hyperlink>
    </w:p>
    <w:p w14:paraId="0741C104" w14:textId="77777777" w:rsidR="00475A05" w:rsidRDefault="00EE1131" w:rsidP="00475A05">
      <w:pPr>
        <w:pStyle w:val="ListParagraph"/>
      </w:pPr>
      <w:hyperlink r:id="rId22" w:history="1">
        <w:r w:rsidR="00475A05">
          <w:rPr>
            <w:rStyle w:val="Hyperlink"/>
          </w:rPr>
          <w:t>https://www.abs.gov.au/AUSSTATS/abs@.nsf/DetailsPage/1270.0.55.001July%202016</w:t>
        </w:r>
      </w:hyperlink>
    </w:p>
    <w:p w14:paraId="278CC890" w14:textId="77777777" w:rsidR="00475A05" w:rsidRDefault="00EE1131" w:rsidP="00475A05">
      <w:pPr>
        <w:pStyle w:val="ListParagraph"/>
        <w:rPr>
          <w:rStyle w:val="Hyperlink"/>
        </w:rPr>
      </w:pPr>
      <w:hyperlink r:id="rId23"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271" w:name="_Toc55483361"/>
      <w:r>
        <w:t>Data Ingestion</w:t>
      </w:r>
      <w:bookmarkEnd w:id="271"/>
    </w:p>
    <w:p w14:paraId="3918F552" w14:textId="038F0FB3" w:rsidR="00B078F8" w:rsidRDefault="00B078F8" w:rsidP="00B078F8">
      <w:pPr>
        <w:rPr>
          <w:ins w:id="272" w:author="Christopher Symons" w:date="2020-11-05T14:39:00Z"/>
        </w:rPr>
      </w:pPr>
      <w:r>
        <w:t xml:space="preserve">The first step to ingest the collated data </w:t>
      </w:r>
      <w:del w:id="273" w:author="Matthew Colwell" w:date="2020-11-05T06:53:00Z">
        <w:r w:rsidDel="00797530">
          <w:delText>i</w:delText>
        </w:r>
      </w:del>
      <w:ins w:id="274" w:author="Matthew Colwell" w:date="2020-11-05T06:53:00Z">
        <w:r w:rsidR="00797530">
          <w:t>wa</w:t>
        </w:r>
      </w:ins>
      <w:r>
        <w:t xml:space="preserve">s to </w:t>
      </w:r>
      <w:r w:rsidR="000B261F">
        <w:t xml:space="preserve">find out whether </w:t>
      </w:r>
      <w:del w:id="275" w:author="Matthew Colwell" w:date="2020-11-05T06:53:00Z">
        <w:r w:rsidR="000B261F" w:rsidDel="00797530">
          <w:delText xml:space="preserve">our </w:delText>
        </w:r>
      </w:del>
      <w:ins w:id="276" w:author="Matthew Colwell" w:date="2020-11-05T06:53:00Z">
        <w:r w:rsidR="00797530">
          <w:t xml:space="preserve">the </w:t>
        </w:r>
      </w:ins>
      <w:r w:rsidR="000B261F">
        <w:t xml:space="preserve">data </w:t>
      </w:r>
      <w:del w:id="277" w:author="Matthew Colwell" w:date="2020-11-05T06:53:00Z">
        <w:r w:rsidR="000B261F" w:rsidDel="00797530">
          <w:delText>i</w:delText>
        </w:r>
      </w:del>
      <w:ins w:id="278" w:author="Matthew Colwell" w:date="2020-11-05T06:53:00Z">
        <w:r w:rsidR="00797530">
          <w:t>wa</w:t>
        </w:r>
      </w:ins>
      <w:r w:rsidR="000B261F">
        <w:t>s consisten</w:t>
      </w:r>
      <w:del w:id="279" w:author="Matthew Colwell" w:date="2020-11-05T06:50:00Z">
        <w:r w:rsidR="000B261F" w:rsidDel="00797530">
          <w:delText>ce</w:delText>
        </w:r>
      </w:del>
      <w:ins w:id="280"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281" w:author="Christopher Symons" w:date="2020-11-05T14:39:00Z">
          <w:pPr/>
        </w:pPrChange>
      </w:pPr>
      <w:bookmarkStart w:id="282" w:name="_Toc55483362"/>
      <w:commentRangeStart w:id="283"/>
      <w:ins w:id="284" w:author="Christopher Symons" w:date="2020-11-05T14:39:00Z">
        <w:r>
          <w:t>Data ingestion of electoral boundaries</w:t>
        </w:r>
        <w:commentRangeEnd w:id="283"/>
        <w:r>
          <w:rPr>
            <w:rStyle w:val="CommentReference"/>
            <w:rFonts w:eastAsiaTheme="minorHAnsi" w:cstheme="minorBidi"/>
            <w:color w:val="auto"/>
          </w:rPr>
          <w:commentReference w:id="283"/>
        </w:r>
      </w:ins>
      <w:bookmarkEnd w:id="282"/>
    </w:p>
    <w:p w14:paraId="7C59460F" w14:textId="54C01B6F" w:rsidR="00490E7E" w:rsidRDefault="00490E7E" w:rsidP="00490E7E">
      <w:pPr>
        <w:rPr>
          <w:ins w:id="285" w:author="Christopher Symons" w:date="2020-11-05T14:35:00Z"/>
          <w:lang w:val="en-US"/>
        </w:rPr>
      </w:pPr>
      <w:ins w:id="286" w:author="Christopher Symons" w:date="2020-11-05T14:35:00Z">
        <w:r>
          <w:rPr>
            <w:lang w:val="en-US"/>
          </w:rPr>
          <w:t>A set of spatial descriptions of all</w:t>
        </w:r>
      </w:ins>
      <w:ins w:id="287" w:author="Christopher Symons" w:date="2020-11-05T14:36:00Z">
        <w:r>
          <w:rPr>
            <w:lang w:val="en-US"/>
          </w:rPr>
          <w:t xml:space="preserve"> 93 </w:t>
        </w:r>
      </w:ins>
      <w:ins w:id="288"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289" w:author="Christopher Symons" w:date="2020-11-05T14:36:00Z">
        <w:r>
          <w:rPr>
            <w:lang w:val="en-US"/>
          </w:rPr>
          <w:t xml:space="preserve">Each electorate in this data set is represented by a polygon with latitude and longitude coordinates. </w:t>
        </w:r>
      </w:ins>
      <w:ins w:id="290"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w:t>
        </w:r>
        <w:r>
          <w:rPr>
            <w:lang w:val="en-US"/>
          </w:rPr>
          <w:lastRenderedPageBreak/>
          <w:t xml:space="preserve">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w:t>
        </w:r>
        <w:proofErr w:type="gramStart"/>
        <w:r w:rsidRPr="0054310D">
          <w:rPr>
            <w:rFonts w:ascii="Courier New" w:hAnsi="Courier New" w:cs="Courier New"/>
            <w:sz w:val="20"/>
            <w:szCs w:val="20"/>
            <w:lang w:val="en-US"/>
          </w:rPr>
          <w:t>latlong.ipynb</w:t>
        </w:r>
        <w:proofErr w:type="spellEnd"/>
        <w:proofErr w:type="gramEnd"/>
        <w:r>
          <w:rPr>
            <w:lang w:val="en-US"/>
          </w:rPr>
          <w:t xml:space="preserve">. We encountered some complexities with the </w:t>
        </w:r>
        <w:proofErr w:type="spellStart"/>
        <w:proofErr w:type="gram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proofErr w:type="gram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291" w:author="Christopher Symons" w:date="2020-11-05T14:35:00Z"/>
        </w:rPr>
      </w:pPr>
      <w:del w:id="292"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293" w:author="Matthew Colwell" w:date="2020-11-05T06:50:00Z">
        <w:del w:id="294" w:author="Christopher Symons" w:date="2020-11-05T14:35:00Z">
          <w:r w:rsidR="00797530" w:rsidDel="00490E7E">
            <w:delText xml:space="preserve"> </w:delText>
          </w:r>
        </w:del>
      </w:ins>
      <w:ins w:id="295" w:author="Matthew Colwell" w:date="2020-11-05T06:51:00Z">
        <w:del w:id="296" w:author="Christopher Symons" w:date="2020-11-05T14:35:00Z">
          <w:r w:rsidR="00797530" w:rsidDel="00490E7E">
            <w:delText>were</w:delText>
          </w:r>
        </w:del>
      </w:ins>
      <w:del w:id="297" w:author="Christopher Symons" w:date="2020-11-05T14:35:00Z">
        <w:r w:rsidRPr="000B261F" w:rsidDel="00490E7E">
          <w:delText xml:space="preserve"> extracted.</w:delText>
        </w:r>
      </w:del>
    </w:p>
    <w:p w14:paraId="413C5D5B" w14:textId="470C32CE" w:rsidR="00C65909" w:rsidRDefault="000B261F" w:rsidP="00C65909">
      <w:pPr>
        <w:rPr>
          <w:ins w:id="298" w:author="Christopher Symons" w:date="2020-11-05T14:40:00Z"/>
        </w:rPr>
      </w:pPr>
      <w:r>
        <w:t>One of the attributes in</w:t>
      </w:r>
      <w:ins w:id="299"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300" w:author="Matthew Colwell" w:date="2020-11-05T06:52:00Z">
        <w:r w:rsidR="00797530">
          <w:t xml:space="preserve">the </w:t>
        </w:r>
      </w:ins>
      <w:proofErr w:type="spellStart"/>
      <w:r w:rsidR="00C65909">
        <w:t>ggmap</w:t>
      </w:r>
      <w:proofErr w:type="spellEnd"/>
      <w:del w:id="301" w:author="Matthew Colwell" w:date="2020-11-05T06:52:00Z">
        <w:r w:rsidR="00C65909" w:rsidDel="00797530">
          <w:delText>()</w:delText>
        </w:r>
      </w:del>
      <w:r w:rsidR="00C65909">
        <w:t xml:space="preserve"> library in R, </w:t>
      </w:r>
      <w:r w:rsidR="00C65909" w:rsidRPr="00C65909">
        <w:t xml:space="preserve">the longitude and latitude of every project </w:t>
      </w:r>
      <w:ins w:id="302" w:author="Matthew Colwell" w:date="2020-11-05T06:53:00Z">
        <w:r w:rsidR="00797530">
          <w:t xml:space="preserve">could be retrieved </w:t>
        </w:r>
      </w:ins>
      <w:r w:rsidR="00C65909" w:rsidRPr="00C65909">
        <w:t xml:space="preserve">from its physical address </w:t>
      </w:r>
      <w:del w:id="303"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304" w:author="Matthew Colwell" w:date="2020-11-05T06:53:00Z">
        <w:r w:rsidR="00C65909" w:rsidDel="00797530">
          <w:delText>have been found out</w:delText>
        </w:r>
      </w:del>
      <w:ins w:id="305" w:author="Matthew Colwell" w:date="2020-11-05T06:53:00Z">
        <w:r w:rsidR="00797530">
          <w:t>could be determine</w:t>
        </w:r>
      </w:ins>
      <w:ins w:id="306" w:author="Matthew Colwell" w:date="2020-11-05T06:54:00Z">
        <w:r w:rsidR="00797530">
          <w:t>d</w:t>
        </w:r>
      </w:ins>
      <w:r w:rsidR="00C65909">
        <w:t>.</w:t>
      </w:r>
    </w:p>
    <w:p w14:paraId="3A05D7BC" w14:textId="1D598C6C" w:rsidR="00490E7E" w:rsidRDefault="00490E7E" w:rsidP="00490E7E">
      <w:pPr>
        <w:pStyle w:val="Heading2"/>
        <w:rPr>
          <w:ins w:id="307" w:author="Christopher Symons" w:date="2020-11-05T14:42:00Z"/>
        </w:rPr>
      </w:pPr>
      <w:bookmarkStart w:id="308" w:name="_Toc55483363"/>
      <w:commentRangeStart w:id="309"/>
      <w:ins w:id="310" w:author="Christopher Symons" w:date="2020-11-05T14:42:00Z">
        <w:r>
          <w:t>(</w:t>
        </w:r>
        <w:proofErr w:type="spellStart"/>
        <w:r>
          <w:t>Atttempt</w:t>
        </w:r>
        <w:proofErr w:type="spellEnd"/>
        <w:r>
          <w:t xml:space="preserve"> at) </w:t>
        </w:r>
      </w:ins>
      <w:ins w:id="311" w:author="Christopher Symons" w:date="2020-11-05T14:41:00Z">
        <w:r>
          <w:t>Data i</w:t>
        </w:r>
        <w:r w:rsidRPr="00490E7E">
          <w:t>ngesti</w:t>
        </w:r>
        <w:r>
          <w:t>on of</w:t>
        </w:r>
        <w:r w:rsidRPr="00490E7E">
          <w:t xml:space="preserve"> </w:t>
        </w:r>
        <w:r>
          <w:t>PD</w:t>
        </w:r>
      </w:ins>
      <w:ins w:id="312" w:author="Christopher Symons" w:date="2020-11-05T14:42:00Z">
        <w:r>
          <w:t>F</w:t>
        </w:r>
      </w:ins>
      <w:ins w:id="313" w:author="Christopher Symons" w:date="2020-11-05T14:41:00Z">
        <w:r w:rsidRPr="00490E7E">
          <w:t xml:space="preserve"> spending data</w:t>
        </w:r>
      </w:ins>
      <w:commentRangeEnd w:id="309"/>
      <w:ins w:id="314" w:author="Christopher Symons" w:date="2020-11-05T14:42:00Z">
        <w:r>
          <w:rPr>
            <w:rStyle w:val="CommentReference"/>
            <w:rFonts w:eastAsiaTheme="minorHAnsi" w:cstheme="minorBidi"/>
            <w:color w:val="auto"/>
          </w:rPr>
          <w:commentReference w:id="309"/>
        </w:r>
        <w:bookmarkEnd w:id="308"/>
      </w:ins>
    </w:p>
    <w:p w14:paraId="1604B8A9" w14:textId="77777777" w:rsidR="00490E7E" w:rsidRDefault="00490E7E" w:rsidP="00490E7E">
      <w:pPr>
        <w:rPr>
          <w:ins w:id="315" w:author="Christopher Symons" w:date="2020-11-05T14:42:00Z"/>
          <w:lang w:val="en-US"/>
        </w:rPr>
      </w:pPr>
      <w:ins w:id="316"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317" w:author="Christopher Symons" w:date="2020-11-05T14:42:00Z"/>
          <w:lang w:val="en-US"/>
        </w:rPr>
      </w:pPr>
      <w:ins w:id="318"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w:t>
        </w:r>
        <w:proofErr w:type="spellStart"/>
        <w:r>
          <w:rPr>
            <w:lang w:val="en-US"/>
          </w:rPr>
          <w:t>Jupyter</w:t>
        </w:r>
        <w:proofErr w:type="spellEnd"/>
        <w:r>
          <w:rPr>
            <w:lang w:val="en-US"/>
          </w:rPr>
          <w:t xml:space="preserve"> notebook </w:t>
        </w:r>
        <w:proofErr w:type="spellStart"/>
        <w:r>
          <w:rPr>
            <w:rFonts w:ascii="Courier New" w:hAnsi="Courier New" w:cs="Courier New"/>
            <w:sz w:val="20"/>
            <w:szCs w:val="20"/>
            <w:lang w:val="en-US"/>
          </w:rPr>
          <w:t>scrape_AP_suburb_</w:t>
        </w:r>
        <w:proofErr w:type="gramStart"/>
        <w:r>
          <w:rPr>
            <w:rFonts w:ascii="Courier New" w:hAnsi="Courier New" w:cs="Courier New"/>
            <w:sz w:val="20"/>
            <w:szCs w:val="20"/>
            <w:lang w:val="en-US"/>
          </w:rPr>
          <w:t>list</w:t>
        </w:r>
        <w:r w:rsidRPr="0054310D">
          <w:rPr>
            <w:rFonts w:ascii="Courier New" w:hAnsi="Courier New" w:cs="Courier New"/>
            <w:sz w:val="20"/>
            <w:szCs w:val="20"/>
            <w:lang w:val="en-US"/>
          </w:rPr>
          <w:t>.ipynb</w:t>
        </w:r>
        <w:proofErr w:type="spellEnd"/>
        <w:proofErr w:type="gramEnd"/>
        <w:r>
          <w:rPr>
            <w:lang w:val="en-US"/>
          </w:rPr>
          <w:t>.</w:t>
        </w:r>
      </w:ins>
    </w:p>
    <w:p w14:paraId="0F6CD1BF" w14:textId="65FE566B" w:rsidR="00490E7E" w:rsidRPr="00490E7E" w:rsidRDefault="00490E7E" w:rsidP="00490E7E">
      <w:ins w:id="319"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320" w:author="Matthew Colwell" w:date="2020-11-05T06:56:00Z">
        <w:r w:rsidRPr="00C65909" w:rsidDel="00797530">
          <w:delText xml:space="preserve">based </w:delText>
        </w:r>
      </w:del>
      <w:ins w:id="321" w:author="Matthew Colwell" w:date="2020-11-05T06:56:00Z">
        <w:r w:rsidR="00797530">
          <w:t>grouped by</w:t>
        </w:r>
      </w:ins>
      <w:del w:id="322" w:author="Matthew Colwell" w:date="2020-11-05T06:56:00Z">
        <w:r w:rsidRPr="00C65909" w:rsidDel="00797530">
          <w:delText>on</w:delText>
        </w:r>
      </w:del>
      <w:r w:rsidRPr="00C65909">
        <w:t xml:space="preserve"> LGA</w:t>
      </w:r>
      <w:ins w:id="323" w:author="Matthew Colwell" w:date="2020-11-05T06:56:00Z">
        <w:r w:rsidR="00797530">
          <w:t>s</w:t>
        </w:r>
      </w:ins>
      <w:r w:rsidRPr="00C65909">
        <w:t xml:space="preserve"> (local Government areas)</w:t>
      </w:r>
      <w:ins w:id="324" w:author="Matthew Colwell" w:date="2020-11-05T06:56:00Z">
        <w:r w:rsidR="00797530">
          <w:t>.</w:t>
        </w:r>
      </w:ins>
      <w:del w:id="325" w:author="Matthew Colwell" w:date="2020-11-05T06:56:00Z">
        <w:r w:rsidDel="00797530">
          <w:delText>,</w:delText>
        </w:r>
      </w:del>
      <w:r>
        <w:t xml:space="preserve"> </w:t>
      </w:r>
      <w:del w:id="326" w:author="Matthew Colwell" w:date="2020-11-05T06:56:00Z">
        <w:r w:rsidDel="00797530">
          <w:delText>t</w:delText>
        </w:r>
      </w:del>
      <w:ins w:id="327" w:author="Matthew Colwell" w:date="2020-11-05T06:56:00Z">
        <w:r w:rsidR="00797530">
          <w:t>T</w:t>
        </w:r>
      </w:ins>
      <w:r>
        <w:t xml:space="preserve">here are three levels of local government areas </w:t>
      </w:r>
      <w:r w:rsidR="008A7941">
        <w:t>and the third level has same geographical boundaries as electoral district</w:t>
      </w:r>
      <w:ins w:id="328" w:author="Matthew Colwell" w:date="2020-11-05T06:56:00Z">
        <w:r w:rsidR="00797530">
          <w:t>s</w:t>
        </w:r>
      </w:ins>
      <w:r w:rsidR="008A7941">
        <w:t xml:space="preserve">. Filtering helped </w:t>
      </w:r>
      <w:del w:id="329" w:author="Matthew Colwell" w:date="2020-11-05T06:57:00Z">
        <w:r w:rsidR="008A7941" w:rsidDel="00797530">
          <w:delText xml:space="preserve">us to </w:delText>
        </w:r>
      </w:del>
      <w:r w:rsidR="008A7941">
        <w:t xml:space="preserve">narrow down the data and extract the census data </w:t>
      </w:r>
      <w:del w:id="330" w:author="Matthew Colwell" w:date="2020-11-05T06:57:00Z">
        <w:r w:rsidR="008A7941" w:rsidDel="00797530">
          <w:delText xml:space="preserve">we </w:delText>
        </w:r>
      </w:del>
      <w:r w:rsidR="008A7941">
        <w:t>need</w:t>
      </w:r>
      <w:ins w:id="331"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332" w:author="Matthew Colwell" w:date="2020-11-05T06:57:00Z">
        <w:r w:rsidDel="00797530">
          <w:delText xml:space="preserve">our </w:delText>
        </w:r>
      </w:del>
      <w:ins w:id="333" w:author="Matthew Colwell" w:date="2020-11-05T06:57:00Z">
        <w:r w:rsidR="00797530">
          <w:t xml:space="preserve">the </w:t>
        </w:r>
      </w:ins>
      <w:r>
        <w:t xml:space="preserve">data for EDA, </w:t>
      </w:r>
      <w:ins w:id="334" w:author="Matthew Colwell" w:date="2020-11-05T06:57:00Z">
        <w:r w:rsidR="00797530">
          <w:t xml:space="preserve">some </w:t>
        </w:r>
      </w:ins>
      <w:del w:id="335" w:author="Matthew Colwell" w:date="2020-11-05T06:57:00Z">
        <w:r w:rsidR="008355EB" w:rsidDel="00797530">
          <w:delText xml:space="preserve">we </w:delText>
        </w:r>
      </w:del>
      <w:ins w:id="336" w:author="Matthew Colwell" w:date="2020-11-05T06:57:00Z">
        <w:r w:rsidR="00797530">
          <w:t xml:space="preserve">attributes were </w:t>
        </w:r>
      </w:ins>
      <w:r w:rsidR="008355EB">
        <w:t xml:space="preserve">merged </w:t>
      </w:r>
      <w:del w:id="337" w:author="Matthew Colwell" w:date="2020-11-05T06:57:00Z">
        <w:r w:rsidR="008355EB" w:rsidDel="00797530">
          <w:delText xml:space="preserve">attributes </w:delText>
        </w:r>
      </w:del>
      <w:r w:rsidR="008355EB">
        <w:t xml:space="preserve">together and </w:t>
      </w:r>
      <w:del w:id="338" w:author="Matthew Colwell" w:date="2020-11-05T06:57:00Z">
        <w:r w:rsidR="008355EB" w:rsidDel="00797530">
          <w:delText xml:space="preserve">delete </w:delText>
        </w:r>
      </w:del>
      <w:r w:rsidR="008355EB">
        <w:t>unnecessary</w:t>
      </w:r>
      <w:del w:id="339" w:author="Matthew Colwell" w:date="2020-11-05T06:57:00Z">
        <w:r w:rsidR="008355EB" w:rsidDel="00797530">
          <w:delText xml:space="preserve"> ones</w:delText>
        </w:r>
      </w:del>
      <w:ins w:id="340" w:author="Matthew Colwell" w:date="2020-11-05T06:57:00Z">
        <w:r w:rsidR="00797530">
          <w:t xml:space="preserve"> ones deleted</w:t>
        </w:r>
      </w:ins>
      <w:r w:rsidR="008355EB">
        <w:t>.</w:t>
      </w:r>
    </w:p>
    <w:p w14:paraId="14D81A69" w14:textId="214A0685" w:rsidR="008355EB" w:rsidRDefault="008355EB" w:rsidP="000B261F">
      <w:commentRangeStart w:id="341"/>
      <w:r>
        <w:t>For example, gender, background and ethnicity group did not play a role in our hypothesis. Therefore, such this information has been deleted and we manage to reduce the number of attributes.</w:t>
      </w:r>
      <w:commentRangeEnd w:id="341"/>
      <w:r w:rsidR="00797530">
        <w:rPr>
          <w:rStyle w:val="CommentReference"/>
        </w:rPr>
        <w:commentReference w:id="341"/>
      </w:r>
    </w:p>
    <w:p w14:paraId="2FE8EBF7" w14:textId="4575E8C8" w:rsidR="008355EB" w:rsidRDefault="008355EB" w:rsidP="000B261F">
      <w:commentRangeStart w:id="342"/>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342"/>
      <w:r w:rsidR="00797530">
        <w:rPr>
          <w:rStyle w:val="CommentReference"/>
        </w:rPr>
        <w:commentReference w:id="342"/>
      </w:r>
    </w:p>
    <w:p w14:paraId="065B277C" w14:textId="723E89DF" w:rsidR="008355EB" w:rsidRDefault="008355EB" w:rsidP="000B261F">
      <w:del w:id="343" w:author="Matthew Colwell" w:date="2020-11-05T06:59:00Z">
        <w:r w:rsidDel="00C81E11">
          <w:delText>In this stage</w:delText>
        </w:r>
        <w:r w:rsidR="00456D72" w:rsidDel="00C81E11">
          <w:delText>, a</w:delText>
        </w:r>
      </w:del>
      <w:ins w:id="344" w:author="Matthew Colwell" w:date="2020-11-05T06:59:00Z">
        <w:r w:rsidR="00C81E11">
          <w:t>A</w:t>
        </w:r>
      </w:ins>
      <w:r w:rsidR="00456D72">
        <w:t>void</w:t>
      </w:r>
      <w:ins w:id="345" w:author="Matthew Colwell" w:date="2020-11-05T06:59:00Z">
        <w:r w:rsidR="00C81E11">
          <w:t>ing data</w:t>
        </w:r>
      </w:ins>
      <w:r w:rsidR="00456D72">
        <w:t xml:space="preserve"> redundancy was one of </w:t>
      </w:r>
      <w:ins w:id="346" w:author="Matthew Colwell" w:date="2020-11-05T06:59:00Z">
        <w:r w:rsidR="00C81E11">
          <w:t xml:space="preserve">the major </w:t>
        </w:r>
      </w:ins>
      <w:r w:rsidR="00456D72">
        <w:t xml:space="preserve">challenges </w:t>
      </w:r>
      <w:del w:id="347" w:author="Matthew Colwell" w:date="2020-11-05T06:59:00Z">
        <w:r w:rsidR="00456D72" w:rsidDel="00C81E11">
          <w:delText>we encounter in this project</w:delText>
        </w:r>
      </w:del>
      <w:ins w:id="348" w:author="Matthew Colwell" w:date="2020-11-05T06:59:00Z">
        <w:r w:rsidR="00C81E11">
          <w:t xml:space="preserve">encountered </w:t>
        </w:r>
      </w:ins>
      <w:ins w:id="349" w:author="Matthew Colwell" w:date="2020-11-05T07:00:00Z">
        <w:r w:rsidR="00C81E11">
          <w:t>when ingesting the data</w:t>
        </w:r>
      </w:ins>
      <w:r w:rsidR="00456D72">
        <w:t>. Using Git</w:t>
      </w:r>
      <w:del w:id="350" w:author="Matthew Colwell" w:date="2020-11-05T06:56:00Z">
        <w:r w:rsidR="00456D72" w:rsidDel="00797530">
          <w:delText>h</w:delText>
        </w:r>
      </w:del>
      <w:ins w:id="351" w:author="Matthew Colwell" w:date="2020-11-05T06:56:00Z">
        <w:r w:rsidR="00797530">
          <w:t>H</w:t>
        </w:r>
      </w:ins>
      <w:r w:rsidR="00456D72">
        <w:t>ub and creating a</w:t>
      </w:r>
      <w:ins w:id="352" w:author="Matthew Colwell" w:date="2020-11-05T07:00:00Z">
        <w:r w:rsidR="00C81E11">
          <w:t>n SQL</w:t>
        </w:r>
      </w:ins>
      <w:r w:rsidR="00456D72">
        <w:t xml:space="preserve"> database help</w:t>
      </w:r>
      <w:ins w:id="353" w:author="Matthew Colwell" w:date="2020-11-05T07:00:00Z">
        <w:r w:rsidR="00C81E11">
          <w:t>ed</w:t>
        </w:r>
      </w:ins>
      <w:r w:rsidR="00456D72">
        <w:t xml:space="preserve"> </w:t>
      </w:r>
      <w:del w:id="354" w:author="Matthew Colwell" w:date="2020-11-05T07:00:00Z">
        <w:r w:rsidR="00456D72" w:rsidDel="00C81E11">
          <w:delText xml:space="preserve">us </w:delText>
        </w:r>
      </w:del>
      <w:r w:rsidR="00456D72">
        <w:t xml:space="preserve">to </w:t>
      </w:r>
      <w:del w:id="355" w:author="Matthew Colwell" w:date="2020-11-05T07:00:00Z">
        <w:r w:rsidR="00456D72" w:rsidDel="00C81E11">
          <w:delText>nail in this purpose to a great extent</w:delText>
        </w:r>
      </w:del>
      <w:ins w:id="356" w:author="Matthew Colwell" w:date="2020-11-05T07:00:00Z">
        <w:r w:rsidR="00C81E11">
          <w:t xml:space="preserve">mitigate this </w:t>
        </w:r>
      </w:ins>
      <w:ins w:id="357"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358" w:name="_Toc55483364"/>
      <w:r>
        <w:lastRenderedPageBreak/>
        <w:t>Making the Data Fit for Use</w:t>
      </w:r>
      <w:bookmarkEnd w:id="358"/>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359" w:author="Matthew Colwell" w:date="2020-11-05T07:02:00Z">
        <w:r w:rsidRPr="00C81E11">
          <w:rPr>
            <w:highlight w:val="yellow"/>
            <w:rPrChange w:id="360"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5A315A1A" w14:textId="251E88D5" w:rsidR="00EE1131" w:rsidRDefault="00EE1131" w:rsidP="00EE1131">
      <w:pPr>
        <w:rPr>
          <w:ins w:id="361" w:author="Hung Vu" w:date="2020-11-05T23:39:00Z"/>
        </w:rPr>
      </w:pPr>
      <w:ins w:id="362" w:author="Hung Vu" w:date="2020-11-05T23:38:00Z">
        <w:r>
          <w:t xml:space="preserve">A similar issue occurred with the census data. Queensland electorates were redrawn prior </w:t>
        </w:r>
      </w:ins>
      <w:ins w:id="363" w:author="Hung Vu" w:date="2020-11-05T23:40:00Z">
        <w:r>
          <w:t>to</w:t>
        </w:r>
      </w:ins>
      <w:ins w:id="364" w:author="Hung Vu" w:date="2020-11-05T23:38:00Z">
        <w:r>
          <w:t xml:space="preserve"> 2017 election, whereas the census was conducted in 2016 with the old electorates. Using a document “26.5.17_Extraordinary-Gazette_QRC-Final-Determination”, relationships between 2016 and 2017 electorates were constructed</w:t>
        </w:r>
      </w:ins>
      <w:ins w:id="365" w:author="Hung Vu" w:date="2020-11-05T23:39:00Z">
        <w:r>
          <w:t xml:space="preserve"> and summarised </w:t>
        </w:r>
      </w:ins>
      <w:ins w:id="366" w:author="Hung Vu" w:date="2020-11-05T23:43:00Z">
        <w:r>
          <w:t xml:space="preserve">in </w:t>
        </w:r>
      </w:ins>
      <w:ins w:id="367" w:author="Hung Vu" w:date="2020-11-05T23:45:00Z">
        <w:r w:rsidR="004B767F">
          <w:fldChar w:fldCharType="begin"/>
        </w:r>
        <w:r w:rsidR="004B767F">
          <w:instrText xml:space="preserve"> REF _Ref55512358 \h </w:instrText>
        </w:r>
      </w:ins>
      <w:r w:rsidR="004B767F">
        <w:fldChar w:fldCharType="separate"/>
      </w:r>
      <w:ins w:id="368" w:author="Hung Vu" w:date="2020-11-05T23:45:00Z">
        <w:r w:rsidR="004B767F">
          <w:t xml:space="preserve">Table </w:t>
        </w:r>
        <w:r w:rsidR="004B767F">
          <w:rPr>
            <w:noProof/>
          </w:rPr>
          <w:t>1</w:t>
        </w:r>
        <w:r w:rsidR="004B767F">
          <w:fldChar w:fldCharType="end"/>
        </w:r>
      </w:ins>
      <w:ins w:id="369" w:author="Hung Vu" w:date="2020-11-05T23:38:00Z">
        <w:r>
          <w:t xml:space="preserve">. The new 2017 electorates’ Census data were estimated as average of all 2016 electorates, which they were drawn from. For example, Bancroft would have estimated Census data that were calculated from Murrumba, Kurwongbah, Morayfield, </w:t>
        </w:r>
        <w:proofErr w:type="spellStart"/>
        <w:r>
          <w:t>Pumicestone</w:t>
        </w:r>
        <w:proofErr w:type="spellEnd"/>
        <w:r>
          <w:t>. There were some name changes, where Census data remained the same.</w:t>
        </w:r>
      </w:ins>
      <w:ins w:id="370" w:author="Hung Vu" w:date="2020-11-05T23:45:00Z">
        <w:r w:rsidR="004B767F">
          <w:t xml:space="preserve"> </w:t>
        </w:r>
      </w:ins>
      <w:ins w:id="371" w:author="Hung Vu" w:date="2020-11-05T23:46:00Z">
        <w:r w:rsidR="004B767F">
          <w:t xml:space="preserve">This transformation helped reducing </w:t>
        </w:r>
      </w:ins>
      <w:ins w:id="372" w:author="Hung Vu" w:date="2020-11-05T23:47:00Z">
        <w:r w:rsidR="004B767F">
          <w:t>data loss.</w:t>
        </w:r>
      </w:ins>
    </w:p>
    <w:tbl>
      <w:tblPr>
        <w:tblStyle w:val="TableGrid"/>
        <w:tblW w:w="0" w:type="auto"/>
        <w:tblLook w:val="04A0" w:firstRow="1" w:lastRow="0" w:firstColumn="1" w:lastColumn="0" w:noHBand="0" w:noVBand="1"/>
      </w:tblPr>
      <w:tblGrid>
        <w:gridCol w:w="3964"/>
        <w:gridCol w:w="5052"/>
      </w:tblGrid>
      <w:tr w:rsidR="00EE1131" w14:paraId="1BE09D41" w14:textId="77777777" w:rsidTr="00EE1131">
        <w:trPr>
          <w:ins w:id="373" w:author="Hung Vu" w:date="2020-11-05T23:39:00Z"/>
        </w:trPr>
        <w:tc>
          <w:tcPr>
            <w:tcW w:w="3964" w:type="dxa"/>
          </w:tcPr>
          <w:p w14:paraId="4399ACC4" w14:textId="77777777" w:rsidR="00EE1131" w:rsidRDefault="00EE1131" w:rsidP="00EE1131">
            <w:pPr>
              <w:rPr>
                <w:ins w:id="374" w:author="Hung Vu" w:date="2020-11-05T23:39:00Z"/>
              </w:rPr>
            </w:pPr>
            <w:ins w:id="375" w:author="Hung Vu" w:date="2020-11-05T23:39:00Z">
              <w:r>
                <w:t>2017 State Electoral Divisions (SEDs)</w:t>
              </w:r>
            </w:ins>
          </w:p>
        </w:tc>
        <w:tc>
          <w:tcPr>
            <w:tcW w:w="5052" w:type="dxa"/>
          </w:tcPr>
          <w:p w14:paraId="7985C4EC" w14:textId="77777777" w:rsidR="00EE1131" w:rsidRDefault="00EE1131" w:rsidP="00EE1131">
            <w:pPr>
              <w:rPr>
                <w:ins w:id="376" w:author="Hung Vu" w:date="2020-11-05T23:39:00Z"/>
              </w:rPr>
            </w:pPr>
            <w:ins w:id="377" w:author="Hung Vu" w:date="2020-11-05T23:39:00Z">
              <w:r>
                <w:t>Drawn from equivalent 2016 SEDs</w:t>
              </w:r>
            </w:ins>
          </w:p>
        </w:tc>
      </w:tr>
      <w:tr w:rsidR="00EE1131" w14:paraId="2AF3B7B0" w14:textId="77777777" w:rsidTr="00EE1131">
        <w:trPr>
          <w:ins w:id="378" w:author="Hung Vu" w:date="2020-11-05T23:39:00Z"/>
        </w:trPr>
        <w:tc>
          <w:tcPr>
            <w:tcW w:w="3964" w:type="dxa"/>
            <w:vAlign w:val="bottom"/>
          </w:tcPr>
          <w:p w14:paraId="12FD827C" w14:textId="77777777" w:rsidR="00EE1131" w:rsidRDefault="00EE1131" w:rsidP="00EE1131">
            <w:pPr>
              <w:jc w:val="left"/>
              <w:rPr>
                <w:ins w:id="379" w:author="Hung Vu" w:date="2020-11-05T23:39:00Z"/>
              </w:rPr>
            </w:pPr>
            <w:ins w:id="380" w:author="Hung Vu" w:date="2020-11-05T23:39:00Z">
              <w:r>
                <w:rPr>
                  <w:rFonts w:ascii="Calibri" w:hAnsi="Calibri" w:cs="Calibri"/>
                  <w:color w:val="000000"/>
                </w:rPr>
                <w:t>Bancroft</w:t>
              </w:r>
            </w:ins>
          </w:p>
        </w:tc>
        <w:tc>
          <w:tcPr>
            <w:tcW w:w="5052" w:type="dxa"/>
            <w:vAlign w:val="bottom"/>
          </w:tcPr>
          <w:p w14:paraId="2283878C" w14:textId="77777777" w:rsidR="00EE1131" w:rsidRDefault="00EE1131" w:rsidP="00EE1131">
            <w:pPr>
              <w:jc w:val="left"/>
              <w:rPr>
                <w:ins w:id="381" w:author="Hung Vu" w:date="2020-11-05T23:39:00Z"/>
              </w:rPr>
            </w:pPr>
            <w:ins w:id="382" w:author="Hung Vu" w:date="2020-11-05T23:39:00Z">
              <w:r>
                <w:rPr>
                  <w:rFonts w:ascii="Calibri" w:hAnsi="Calibri" w:cs="Calibri"/>
                  <w:color w:val="000000"/>
                </w:rPr>
                <w:t xml:space="preserve">Murrumba, Kurwongbah, Morayfield, </w:t>
              </w:r>
              <w:proofErr w:type="spellStart"/>
              <w:r>
                <w:rPr>
                  <w:rFonts w:ascii="Calibri" w:hAnsi="Calibri" w:cs="Calibri"/>
                  <w:color w:val="000000"/>
                </w:rPr>
                <w:t>Pumicestone</w:t>
              </w:r>
              <w:proofErr w:type="spellEnd"/>
            </w:ins>
          </w:p>
        </w:tc>
      </w:tr>
      <w:tr w:rsidR="00EE1131" w14:paraId="170E25D2" w14:textId="77777777" w:rsidTr="00EE1131">
        <w:trPr>
          <w:ins w:id="383" w:author="Hung Vu" w:date="2020-11-05T23:39:00Z"/>
        </w:trPr>
        <w:tc>
          <w:tcPr>
            <w:tcW w:w="3964" w:type="dxa"/>
          </w:tcPr>
          <w:p w14:paraId="62DAACC2" w14:textId="77777777" w:rsidR="00EE1131" w:rsidRDefault="00EE1131" w:rsidP="00EE1131">
            <w:pPr>
              <w:rPr>
                <w:ins w:id="384" w:author="Hung Vu" w:date="2020-11-05T23:39:00Z"/>
              </w:rPr>
            </w:pPr>
            <w:ins w:id="385" w:author="Hung Vu" w:date="2020-11-05T23:39:00Z">
              <w:r>
                <w:t>Bonney</w:t>
              </w:r>
            </w:ins>
          </w:p>
        </w:tc>
        <w:tc>
          <w:tcPr>
            <w:tcW w:w="5052" w:type="dxa"/>
          </w:tcPr>
          <w:p w14:paraId="7A2275CD" w14:textId="77777777" w:rsidR="00EE1131" w:rsidRDefault="00EE1131" w:rsidP="00EE1131">
            <w:pPr>
              <w:rPr>
                <w:ins w:id="386" w:author="Hung Vu" w:date="2020-11-05T23:39:00Z"/>
              </w:rPr>
            </w:pPr>
            <w:ins w:id="387" w:author="Hung Vu" w:date="2020-11-05T23:39:00Z">
              <w:r>
                <w:t>Southport, Broadwater</w:t>
              </w:r>
            </w:ins>
          </w:p>
        </w:tc>
      </w:tr>
      <w:tr w:rsidR="00EE1131" w14:paraId="7EA85206" w14:textId="77777777" w:rsidTr="00EE1131">
        <w:trPr>
          <w:ins w:id="388" w:author="Hung Vu" w:date="2020-11-05T23:39:00Z"/>
        </w:trPr>
        <w:tc>
          <w:tcPr>
            <w:tcW w:w="3964" w:type="dxa"/>
          </w:tcPr>
          <w:p w14:paraId="14CDB5F2" w14:textId="77777777" w:rsidR="00EE1131" w:rsidRDefault="00EE1131" w:rsidP="00EE1131">
            <w:pPr>
              <w:rPr>
                <w:ins w:id="389" w:author="Hung Vu" w:date="2020-11-05T23:39:00Z"/>
              </w:rPr>
            </w:pPr>
            <w:ins w:id="390" w:author="Hung Vu" w:date="2020-11-05T23:39:00Z">
              <w:r>
                <w:t>Cooper</w:t>
              </w:r>
            </w:ins>
          </w:p>
        </w:tc>
        <w:tc>
          <w:tcPr>
            <w:tcW w:w="5052" w:type="dxa"/>
          </w:tcPr>
          <w:p w14:paraId="32C9B16C" w14:textId="77777777" w:rsidR="00EE1131" w:rsidRDefault="00EE1131" w:rsidP="00EE1131">
            <w:pPr>
              <w:rPr>
                <w:ins w:id="391" w:author="Hung Vu" w:date="2020-11-05T23:39:00Z"/>
              </w:rPr>
            </w:pPr>
            <w:ins w:id="392" w:author="Hung Vu" w:date="2020-11-05T23:39:00Z">
              <w:r>
                <w:t>Ashgrove</w:t>
              </w:r>
            </w:ins>
          </w:p>
        </w:tc>
      </w:tr>
      <w:tr w:rsidR="00EE1131" w14:paraId="7645D705" w14:textId="77777777" w:rsidTr="00EE1131">
        <w:trPr>
          <w:ins w:id="393" w:author="Hung Vu" w:date="2020-11-05T23:39:00Z"/>
        </w:trPr>
        <w:tc>
          <w:tcPr>
            <w:tcW w:w="3964" w:type="dxa"/>
          </w:tcPr>
          <w:p w14:paraId="1A5FAF8F" w14:textId="77777777" w:rsidR="00EE1131" w:rsidRDefault="00EE1131" w:rsidP="00EE1131">
            <w:pPr>
              <w:rPr>
                <w:ins w:id="394" w:author="Hung Vu" w:date="2020-11-05T23:39:00Z"/>
              </w:rPr>
            </w:pPr>
            <w:ins w:id="395" w:author="Hung Vu" w:date="2020-11-05T23:39:00Z">
              <w:r>
                <w:t>Hill</w:t>
              </w:r>
            </w:ins>
          </w:p>
        </w:tc>
        <w:tc>
          <w:tcPr>
            <w:tcW w:w="5052" w:type="dxa"/>
          </w:tcPr>
          <w:p w14:paraId="63DED2B2" w14:textId="77777777" w:rsidR="00EE1131" w:rsidRDefault="00EE1131" w:rsidP="00EE1131">
            <w:pPr>
              <w:rPr>
                <w:ins w:id="396" w:author="Hung Vu" w:date="2020-11-05T23:39:00Z"/>
              </w:rPr>
            </w:pPr>
            <w:ins w:id="397" w:author="Hung Vu" w:date="2020-11-05T23:39:00Z">
              <w:r>
                <w:t>Dalrymple</w:t>
              </w:r>
            </w:ins>
          </w:p>
        </w:tc>
      </w:tr>
      <w:tr w:rsidR="00EE1131" w14:paraId="35B437B5" w14:textId="77777777" w:rsidTr="00EE1131">
        <w:trPr>
          <w:ins w:id="398" w:author="Hung Vu" w:date="2020-11-05T23:39:00Z"/>
        </w:trPr>
        <w:tc>
          <w:tcPr>
            <w:tcW w:w="3964" w:type="dxa"/>
          </w:tcPr>
          <w:p w14:paraId="7056CB48" w14:textId="77777777" w:rsidR="00EE1131" w:rsidRDefault="00EE1131" w:rsidP="00EE1131">
            <w:pPr>
              <w:rPr>
                <w:ins w:id="399" w:author="Hung Vu" w:date="2020-11-05T23:39:00Z"/>
              </w:rPr>
            </w:pPr>
            <w:ins w:id="400" w:author="Hung Vu" w:date="2020-11-05T23:39:00Z">
              <w:r>
                <w:t>Jordan</w:t>
              </w:r>
            </w:ins>
          </w:p>
        </w:tc>
        <w:tc>
          <w:tcPr>
            <w:tcW w:w="5052" w:type="dxa"/>
          </w:tcPr>
          <w:p w14:paraId="4CC17BB9" w14:textId="77777777" w:rsidR="00EE1131" w:rsidRDefault="00EE1131" w:rsidP="00EE1131">
            <w:pPr>
              <w:rPr>
                <w:ins w:id="401" w:author="Hung Vu" w:date="2020-11-05T23:39:00Z"/>
              </w:rPr>
            </w:pPr>
            <w:ins w:id="402" w:author="Hung Vu" w:date="2020-11-05T23:39:00Z">
              <w:r>
                <w:t>Bundamba, Inala, Algester, Lockyer, Logan</w:t>
              </w:r>
            </w:ins>
          </w:p>
        </w:tc>
      </w:tr>
      <w:tr w:rsidR="00EE1131" w14:paraId="6F0CA9DA" w14:textId="77777777" w:rsidTr="00EE1131">
        <w:trPr>
          <w:ins w:id="403" w:author="Hung Vu" w:date="2020-11-05T23:39:00Z"/>
        </w:trPr>
        <w:tc>
          <w:tcPr>
            <w:tcW w:w="3964" w:type="dxa"/>
          </w:tcPr>
          <w:p w14:paraId="5DC9E9E0" w14:textId="77777777" w:rsidR="00EE1131" w:rsidRDefault="00EE1131" w:rsidP="00EE1131">
            <w:pPr>
              <w:rPr>
                <w:ins w:id="404" w:author="Hung Vu" w:date="2020-11-05T23:39:00Z"/>
              </w:rPr>
            </w:pPr>
            <w:ins w:id="405" w:author="Hung Vu" w:date="2020-11-05T23:39:00Z">
              <w:r>
                <w:t>Kurwongbah</w:t>
              </w:r>
            </w:ins>
          </w:p>
        </w:tc>
        <w:tc>
          <w:tcPr>
            <w:tcW w:w="5052" w:type="dxa"/>
          </w:tcPr>
          <w:p w14:paraId="261E2F63" w14:textId="77777777" w:rsidR="00EE1131" w:rsidRDefault="00EE1131" w:rsidP="00EE1131">
            <w:pPr>
              <w:rPr>
                <w:ins w:id="406" w:author="Hung Vu" w:date="2020-11-05T23:39:00Z"/>
              </w:rPr>
            </w:pPr>
            <w:ins w:id="407" w:author="Hung Vu" w:date="2020-11-05T23:39:00Z">
              <w:r>
                <w:t>Kallangur</w:t>
              </w:r>
            </w:ins>
          </w:p>
        </w:tc>
      </w:tr>
      <w:tr w:rsidR="00EE1131" w14:paraId="672685F9" w14:textId="77777777" w:rsidTr="00EE1131">
        <w:trPr>
          <w:ins w:id="408" w:author="Hung Vu" w:date="2020-11-05T23:39:00Z"/>
        </w:trPr>
        <w:tc>
          <w:tcPr>
            <w:tcW w:w="3964" w:type="dxa"/>
          </w:tcPr>
          <w:p w14:paraId="53DCF593" w14:textId="77777777" w:rsidR="00EE1131" w:rsidRDefault="00EE1131" w:rsidP="00EE1131">
            <w:pPr>
              <w:rPr>
                <w:ins w:id="409" w:author="Hung Vu" w:date="2020-11-05T23:39:00Z"/>
              </w:rPr>
            </w:pPr>
            <w:ins w:id="410" w:author="Hung Vu" w:date="2020-11-05T23:39:00Z">
              <w:r>
                <w:t>Macalister</w:t>
              </w:r>
            </w:ins>
          </w:p>
        </w:tc>
        <w:tc>
          <w:tcPr>
            <w:tcW w:w="5052" w:type="dxa"/>
          </w:tcPr>
          <w:p w14:paraId="5EC5D919" w14:textId="77777777" w:rsidR="00EE1131" w:rsidRDefault="00EE1131" w:rsidP="00EE1131">
            <w:pPr>
              <w:rPr>
                <w:ins w:id="411" w:author="Hung Vu" w:date="2020-11-05T23:39:00Z"/>
              </w:rPr>
            </w:pPr>
            <w:ins w:id="412" w:author="Hung Vu" w:date="2020-11-05T23:39:00Z">
              <w:r>
                <w:t>Waterford, Coomera, Albert, Redlands</w:t>
              </w:r>
            </w:ins>
          </w:p>
        </w:tc>
      </w:tr>
      <w:tr w:rsidR="00EE1131" w14:paraId="2C02524D" w14:textId="77777777" w:rsidTr="00EE1131">
        <w:trPr>
          <w:ins w:id="413" w:author="Hung Vu" w:date="2020-11-05T23:39:00Z"/>
        </w:trPr>
        <w:tc>
          <w:tcPr>
            <w:tcW w:w="3964" w:type="dxa"/>
          </w:tcPr>
          <w:p w14:paraId="4BEE7EE4" w14:textId="77777777" w:rsidR="00EE1131" w:rsidRDefault="00EE1131" w:rsidP="00EE1131">
            <w:pPr>
              <w:rPr>
                <w:ins w:id="414" w:author="Hung Vu" w:date="2020-11-05T23:39:00Z"/>
              </w:rPr>
            </w:pPr>
            <w:proofErr w:type="spellStart"/>
            <w:ins w:id="415" w:author="Hung Vu" w:date="2020-11-05T23:39:00Z">
              <w:r>
                <w:t>Maiwar</w:t>
              </w:r>
              <w:proofErr w:type="spellEnd"/>
            </w:ins>
          </w:p>
        </w:tc>
        <w:tc>
          <w:tcPr>
            <w:tcW w:w="5052" w:type="dxa"/>
          </w:tcPr>
          <w:p w14:paraId="1786DE14" w14:textId="77777777" w:rsidR="00EE1131" w:rsidRDefault="00EE1131" w:rsidP="00EE1131">
            <w:pPr>
              <w:rPr>
                <w:ins w:id="416" w:author="Hung Vu" w:date="2020-11-05T23:39:00Z"/>
              </w:rPr>
            </w:pPr>
            <w:ins w:id="417" w:author="Hung Vu" w:date="2020-11-05T23:39:00Z">
              <w:r>
                <w:t>Mount Coot-</w:t>
              </w:r>
              <w:proofErr w:type="spellStart"/>
              <w:r>
                <w:t>tha</w:t>
              </w:r>
              <w:proofErr w:type="spellEnd"/>
            </w:ins>
          </w:p>
        </w:tc>
      </w:tr>
      <w:tr w:rsidR="00EE1131" w14:paraId="788475F2" w14:textId="77777777" w:rsidTr="00EE1131">
        <w:trPr>
          <w:ins w:id="418" w:author="Hung Vu" w:date="2020-11-05T23:39:00Z"/>
        </w:trPr>
        <w:tc>
          <w:tcPr>
            <w:tcW w:w="3964" w:type="dxa"/>
          </w:tcPr>
          <w:p w14:paraId="701C0DD1" w14:textId="77777777" w:rsidR="00EE1131" w:rsidRDefault="00EE1131" w:rsidP="00EE1131">
            <w:pPr>
              <w:rPr>
                <w:ins w:id="419" w:author="Hung Vu" w:date="2020-11-05T23:39:00Z"/>
              </w:rPr>
            </w:pPr>
            <w:ins w:id="420" w:author="Hung Vu" w:date="2020-11-05T23:39:00Z">
              <w:r>
                <w:t>Miller</w:t>
              </w:r>
            </w:ins>
          </w:p>
        </w:tc>
        <w:tc>
          <w:tcPr>
            <w:tcW w:w="5052" w:type="dxa"/>
          </w:tcPr>
          <w:p w14:paraId="7F4AED74" w14:textId="77777777" w:rsidR="00EE1131" w:rsidRDefault="00EE1131" w:rsidP="00EE1131">
            <w:pPr>
              <w:rPr>
                <w:ins w:id="421" w:author="Hung Vu" w:date="2020-11-05T23:39:00Z"/>
              </w:rPr>
            </w:pPr>
            <w:ins w:id="422" w:author="Hung Vu" w:date="2020-11-05T23:39:00Z">
              <w:r>
                <w:t>Indooroopilly, Yeerongpilly</w:t>
              </w:r>
            </w:ins>
          </w:p>
        </w:tc>
      </w:tr>
      <w:tr w:rsidR="00EE1131" w14:paraId="7B7B1F7A" w14:textId="77777777" w:rsidTr="00EE1131">
        <w:trPr>
          <w:ins w:id="423" w:author="Hung Vu" w:date="2020-11-05T23:39:00Z"/>
        </w:trPr>
        <w:tc>
          <w:tcPr>
            <w:tcW w:w="3964" w:type="dxa"/>
          </w:tcPr>
          <w:p w14:paraId="0CADBA08" w14:textId="77777777" w:rsidR="00EE1131" w:rsidRDefault="00EE1131" w:rsidP="00EE1131">
            <w:pPr>
              <w:rPr>
                <w:ins w:id="424" w:author="Hung Vu" w:date="2020-11-05T23:39:00Z"/>
              </w:rPr>
            </w:pPr>
            <w:ins w:id="425" w:author="Hung Vu" w:date="2020-11-05T23:39:00Z">
              <w:r>
                <w:t>McConnel</w:t>
              </w:r>
            </w:ins>
          </w:p>
        </w:tc>
        <w:tc>
          <w:tcPr>
            <w:tcW w:w="5052" w:type="dxa"/>
          </w:tcPr>
          <w:p w14:paraId="7FC674C8" w14:textId="77777777" w:rsidR="00EE1131" w:rsidRDefault="00EE1131" w:rsidP="00EE1131">
            <w:pPr>
              <w:rPr>
                <w:ins w:id="426" w:author="Hung Vu" w:date="2020-11-05T23:39:00Z"/>
              </w:rPr>
            </w:pPr>
            <w:ins w:id="427" w:author="Hung Vu" w:date="2020-11-05T23:39:00Z">
              <w:r>
                <w:t>Brisbane Central</w:t>
              </w:r>
            </w:ins>
          </w:p>
        </w:tc>
      </w:tr>
      <w:tr w:rsidR="00EE1131" w14:paraId="577356A5" w14:textId="77777777" w:rsidTr="00EE1131">
        <w:trPr>
          <w:ins w:id="428" w:author="Hung Vu" w:date="2020-11-05T23:39:00Z"/>
        </w:trPr>
        <w:tc>
          <w:tcPr>
            <w:tcW w:w="3964" w:type="dxa"/>
          </w:tcPr>
          <w:p w14:paraId="3D739138" w14:textId="77777777" w:rsidR="00EE1131" w:rsidRDefault="00EE1131" w:rsidP="00EE1131">
            <w:pPr>
              <w:rPr>
                <w:ins w:id="429" w:author="Hung Vu" w:date="2020-11-05T23:39:00Z"/>
              </w:rPr>
            </w:pPr>
            <w:proofErr w:type="spellStart"/>
            <w:ins w:id="430" w:author="Hung Vu" w:date="2020-11-05T23:39:00Z">
              <w:r>
                <w:t>Ninderry</w:t>
              </w:r>
              <w:proofErr w:type="spellEnd"/>
            </w:ins>
          </w:p>
        </w:tc>
        <w:tc>
          <w:tcPr>
            <w:tcW w:w="5052" w:type="dxa"/>
          </w:tcPr>
          <w:p w14:paraId="1596DB9A" w14:textId="77777777" w:rsidR="00EE1131" w:rsidRDefault="00EE1131" w:rsidP="00EE1131">
            <w:pPr>
              <w:rPr>
                <w:ins w:id="431" w:author="Hung Vu" w:date="2020-11-05T23:39:00Z"/>
              </w:rPr>
            </w:pPr>
            <w:ins w:id="432" w:author="Hung Vu" w:date="2020-11-05T23:39:00Z">
              <w:r>
                <w:t>Noosa, Nicklin, Buderim, Maroochydore</w:t>
              </w:r>
            </w:ins>
          </w:p>
        </w:tc>
      </w:tr>
      <w:tr w:rsidR="00EE1131" w14:paraId="7BDB3C51" w14:textId="77777777" w:rsidTr="00EE1131">
        <w:trPr>
          <w:ins w:id="433" w:author="Hung Vu" w:date="2020-11-05T23:39:00Z"/>
        </w:trPr>
        <w:tc>
          <w:tcPr>
            <w:tcW w:w="3964" w:type="dxa"/>
          </w:tcPr>
          <w:p w14:paraId="7ECFDE84" w14:textId="77777777" w:rsidR="00EE1131" w:rsidRDefault="00EE1131" w:rsidP="00EE1131">
            <w:pPr>
              <w:rPr>
                <w:ins w:id="434" w:author="Hung Vu" w:date="2020-11-05T23:39:00Z"/>
              </w:rPr>
            </w:pPr>
            <w:ins w:id="435" w:author="Hung Vu" w:date="2020-11-05T23:39:00Z">
              <w:r>
                <w:t>Oodgeroo</w:t>
              </w:r>
            </w:ins>
          </w:p>
        </w:tc>
        <w:tc>
          <w:tcPr>
            <w:tcW w:w="5052" w:type="dxa"/>
          </w:tcPr>
          <w:p w14:paraId="07986159" w14:textId="77777777" w:rsidR="00EE1131" w:rsidRDefault="00EE1131" w:rsidP="00EE1131">
            <w:pPr>
              <w:rPr>
                <w:ins w:id="436" w:author="Hung Vu" w:date="2020-11-05T23:39:00Z"/>
              </w:rPr>
            </w:pPr>
            <w:ins w:id="437" w:author="Hung Vu" w:date="2020-11-05T23:39:00Z">
              <w:r>
                <w:t>Cleveland</w:t>
              </w:r>
            </w:ins>
          </w:p>
        </w:tc>
      </w:tr>
      <w:tr w:rsidR="00EE1131" w14:paraId="53AE38FF" w14:textId="77777777" w:rsidTr="00EE1131">
        <w:trPr>
          <w:ins w:id="438" w:author="Hung Vu" w:date="2020-11-05T23:39:00Z"/>
        </w:trPr>
        <w:tc>
          <w:tcPr>
            <w:tcW w:w="3964" w:type="dxa"/>
          </w:tcPr>
          <w:p w14:paraId="24A5D6FB" w14:textId="77777777" w:rsidR="00EE1131" w:rsidRDefault="00EE1131" w:rsidP="00EE1131">
            <w:pPr>
              <w:rPr>
                <w:ins w:id="439" w:author="Hung Vu" w:date="2020-11-05T23:39:00Z"/>
              </w:rPr>
            </w:pPr>
            <w:ins w:id="440" w:author="Hung Vu" w:date="2020-11-05T23:39:00Z">
              <w:r>
                <w:t>Scenic Rim</w:t>
              </w:r>
            </w:ins>
          </w:p>
        </w:tc>
        <w:tc>
          <w:tcPr>
            <w:tcW w:w="5052" w:type="dxa"/>
          </w:tcPr>
          <w:p w14:paraId="09350FDD" w14:textId="77777777" w:rsidR="00EE1131" w:rsidRDefault="00EE1131" w:rsidP="00EE1131">
            <w:pPr>
              <w:rPr>
                <w:ins w:id="441" w:author="Hung Vu" w:date="2020-11-05T23:39:00Z"/>
              </w:rPr>
            </w:pPr>
            <w:ins w:id="442" w:author="Hung Vu" w:date="2020-11-05T23:39:00Z">
              <w:r>
                <w:t>Beaudesert</w:t>
              </w:r>
            </w:ins>
          </w:p>
        </w:tc>
      </w:tr>
      <w:tr w:rsidR="00EE1131" w14:paraId="6938BB92" w14:textId="77777777" w:rsidTr="00EE1131">
        <w:trPr>
          <w:ins w:id="443" w:author="Hung Vu" w:date="2020-11-05T23:39:00Z"/>
        </w:trPr>
        <w:tc>
          <w:tcPr>
            <w:tcW w:w="3964" w:type="dxa"/>
          </w:tcPr>
          <w:p w14:paraId="5DCD72D0" w14:textId="77777777" w:rsidR="00EE1131" w:rsidRDefault="00EE1131" w:rsidP="00EE1131">
            <w:pPr>
              <w:rPr>
                <w:ins w:id="444" w:author="Hung Vu" w:date="2020-11-05T23:39:00Z"/>
              </w:rPr>
            </w:pPr>
            <w:ins w:id="445" w:author="Hung Vu" w:date="2020-11-05T23:39:00Z">
              <w:r>
                <w:t>Theodore</w:t>
              </w:r>
            </w:ins>
          </w:p>
        </w:tc>
        <w:tc>
          <w:tcPr>
            <w:tcW w:w="5052" w:type="dxa"/>
          </w:tcPr>
          <w:p w14:paraId="2DBA9026" w14:textId="77777777" w:rsidR="00EE1131" w:rsidRDefault="00EE1131" w:rsidP="00EE1131">
            <w:pPr>
              <w:rPr>
                <w:ins w:id="446" w:author="Hung Vu" w:date="2020-11-05T23:39:00Z"/>
              </w:rPr>
            </w:pPr>
            <w:ins w:id="447" w:author="Hung Vu" w:date="2020-11-05T23:39:00Z">
              <w:r>
                <w:t>Albert</w:t>
              </w:r>
            </w:ins>
          </w:p>
        </w:tc>
      </w:tr>
      <w:tr w:rsidR="00EE1131" w14:paraId="114B570B" w14:textId="77777777" w:rsidTr="00EE1131">
        <w:trPr>
          <w:ins w:id="448" w:author="Hung Vu" w:date="2020-11-05T23:39:00Z"/>
        </w:trPr>
        <w:tc>
          <w:tcPr>
            <w:tcW w:w="3964" w:type="dxa"/>
          </w:tcPr>
          <w:p w14:paraId="4080D1F7" w14:textId="77777777" w:rsidR="00EE1131" w:rsidRDefault="00EE1131" w:rsidP="00EE1131">
            <w:pPr>
              <w:rPr>
                <w:ins w:id="449" w:author="Hung Vu" w:date="2020-11-05T23:39:00Z"/>
              </w:rPr>
            </w:pPr>
            <w:ins w:id="450" w:author="Hung Vu" w:date="2020-11-05T23:39:00Z">
              <w:r>
                <w:t>Toohey</w:t>
              </w:r>
            </w:ins>
          </w:p>
        </w:tc>
        <w:tc>
          <w:tcPr>
            <w:tcW w:w="5052" w:type="dxa"/>
          </w:tcPr>
          <w:p w14:paraId="2903C939" w14:textId="77777777" w:rsidR="00EE1131" w:rsidRDefault="00EE1131" w:rsidP="00EE1131">
            <w:pPr>
              <w:rPr>
                <w:ins w:id="451" w:author="Hung Vu" w:date="2020-11-05T23:39:00Z"/>
              </w:rPr>
            </w:pPr>
            <w:ins w:id="452" w:author="Hung Vu" w:date="2020-11-05T23:39:00Z">
              <w:r>
                <w:t>Sunnybank</w:t>
              </w:r>
            </w:ins>
          </w:p>
        </w:tc>
      </w:tr>
      <w:tr w:rsidR="00EE1131" w14:paraId="76DE4940" w14:textId="77777777" w:rsidTr="00EE1131">
        <w:trPr>
          <w:ins w:id="453" w:author="Hung Vu" w:date="2020-11-05T23:39:00Z"/>
        </w:trPr>
        <w:tc>
          <w:tcPr>
            <w:tcW w:w="3964" w:type="dxa"/>
          </w:tcPr>
          <w:p w14:paraId="1256F17A" w14:textId="77777777" w:rsidR="00EE1131" w:rsidRDefault="00EE1131" w:rsidP="00EE1131">
            <w:pPr>
              <w:rPr>
                <w:ins w:id="454" w:author="Hung Vu" w:date="2020-11-05T23:39:00Z"/>
              </w:rPr>
            </w:pPr>
            <w:ins w:id="455" w:author="Hung Vu" w:date="2020-11-05T23:39:00Z">
              <w:r>
                <w:t>Traeger</w:t>
              </w:r>
            </w:ins>
          </w:p>
        </w:tc>
        <w:tc>
          <w:tcPr>
            <w:tcW w:w="5052" w:type="dxa"/>
          </w:tcPr>
          <w:p w14:paraId="2C7A9CCE" w14:textId="77777777" w:rsidR="00EE1131" w:rsidRDefault="00EE1131" w:rsidP="00EE1131">
            <w:pPr>
              <w:rPr>
                <w:ins w:id="456" w:author="Hung Vu" w:date="2020-11-05T23:39:00Z"/>
              </w:rPr>
            </w:pPr>
            <w:ins w:id="457" w:author="Hung Vu" w:date="2020-11-05T23:39:00Z">
              <w:r>
                <w:t>Mount Isa</w:t>
              </w:r>
            </w:ins>
          </w:p>
        </w:tc>
      </w:tr>
    </w:tbl>
    <w:p w14:paraId="1DDB5001" w14:textId="21DCE925" w:rsidR="00EE1131" w:rsidRDefault="004B767F" w:rsidP="004B767F">
      <w:pPr>
        <w:pStyle w:val="Caption"/>
        <w:jc w:val="center"/>
        <w:rPr>
          <w:ins w:id="458" w:author="Hung Vu" w:date="2020-11-05T23:38:00Z"/>
        </w:rPr>
        <w:pPrChange w:id="459" w:author="Hung Vu" w:date="2020-11-05T23:45:00Z">
          <w:pPr/>
        </w:pPrChange>
      </w:pPr>
      <w:bookmarkStart w:id="460" w:name="_Ref55512358"/>
      <w:ins w:id="461" w:author="Hung Vu" w:date="2020-11-05T23:45:00Z">
        <w:r>
          <w:t xml:space="preserve">Table </w:t>
        </w:r>
        <w:r>
          <w:fldChar w:fldCharType="begin"/>
        </w:r>
        <w:r>
          <w:instrText xml:space="preserve"> SEQ Table \* ARABIC </w:instrText>
        </w:r>
      </w:ins>
      <w:r>
        <w:fldChar w:fldCharType="separate"/>
      </w:r>
      <w:ins w:id="462" w:author="Hung Vu" w:date="2020-11-05T23:45:00Z">
        <w:r>
          <w:rPr>
            <w:noProof/>
          </w:rPr>
          <w:t>1</w:t>
        </w:r>
        <w:r>
          <w:fldChar w:fldCharType="end"/>
        </w:r>
      </w:ins>
      <w:bookmarkEnd w:id="460"/>
      <w:ins w:id="463" w:author="Hung Vu" w:date="2020-11-05T23:40:00Z">
        <w:r w:rsidR="00EE1131">
          <w:t>: 2016 and 2017 SED Comparison</w:t>
        </w:r>
      </w:ins>
    </w:p>
    <w:p w14:paraId="27AA4F6B" w14:textId="77777777" w:rsidR="00EE1131" w:rsidRDefault="00EE1131" w:rsidP="00EE1131">
      <w:pPr>
        <w:rPr>
          <w:ins w:id="464" w:author="Hung Vu" w:date="2020-11-05T23:40:00Z"/>
        </w:rPr>
      </w:pPr>
      <w:ins w:id="465" w:author="Hung Vu" w:date="2020-11-05T23:40:00Z">
        <w:r>
          <w:t xml:space="preserve">Census population data was combined into three groups by age, which are </w:t>
        </w:r>
        <w:proofErr w:type="gramStart"/>
        <w:r>
          <w:t>0-20 year-old</w:t>
        </w:r>
        <w:proofErr w:type="gramEnd"/>
        <w:r>
          <w:t xml:space="preserve"> (</w:t>
        </w:r>
        <w:proofErr w:type="spellStart"/>
        <w:r>
          <w:t>Under_Age</w:t>
        </w:r>
        <w:proofErr w:type="spellEnd"/>
        <w:r>
          <w:t>), 21-65 year-old (</w:t>
        </w:r>
        <w:proofErr w:type="spellStart"/>
        <w:r>
          <w:t>Working_Age</w:t>
        </w:r>
        <w:proofErr w:type="spellEnd"/>
        <w:r>
          <w:t xml:space="preserve">) and over 65 year-old (Retired) groups. This transformation was based on our understanding that each age group might have different </w:t>
        </w:r>
        <w:r>
          <w:lastRenderedPageBreak/>
          <w:t>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w:t>
        </w:r>
        <w:proofErr w:type="spellStart"/>
        <w:r>
          <w:t>Under_Age</w:t>
        </w:r>
        <w:proofErr w:type="spellEnd"/>
        <w:r>
          <w:t xml:space="preserve">) was excluded to avoid collinearity with the other two (i.e. </w:t>
        </w:r>
        <w:proofErr w:type="spellStart"/>
        <w:r>
          <w:t>Under_Age</w:t>
        </w:r>
        <w:proofErr w:type="spellEnd"/>
        <w:r>
          <w:t xml:space="preserve"> + </w:t>
        </w:r>
        <w:proofErr w:type="spellStart"/>
        <w:r>
          <w:t>Working_Age</w:t>
        </w:r>
        <w:proofErr w:type="spellEnd"/>
        <w:r>
          <w:t xml:space="preserve"> + Retired = 100%). </w:t>
        </w:r>
      </w:ins>
    </w:p>
    <w:p w14:paraId="3A50D0CA" w14:textId="66E42A22" w:rsidR="008A7941" w:rsidDel="00EE1131" w:rsidRDefault="000E18ED" w:rsidP="000B261F">
      <w:pPr>
        <w:rPr>
          <w:del w:id="466" w:author="Hung Vu" w:date="2020-11-05T23:38:00Z"/>
        </w:rPr>
      </w:pPr>
      <w:del w:id="467" w:author="Hung Vu" w:date="2020-11-05T23:38:00Z">
        <w:r w:rsidDel="00EE1131">
          <w:delText>A similar issue occurred with the census data</w:delText>
        </w:r>
        <w:r w:rsidR="008656A8" w:rsidDel="00EE1131">
          <w:delText xml:space="preserve">. Queensland electorates were redrawn for the 2017 </w:delText>
        </w:r>
        <w:r w:rsidR="00AE5236" w:rsidDel="00EE1131">
          <w:delText>election,</w:delText>
        </w:r>
        <w:r w:rsidR="008656A8" w:rsidDel="00EE1131">
          <w:delText xml:space="preserve"> </w:delText>
        </w:r>
        <w:r w:rsidR="00AE5236" w:rsidDel="00EE1131">
          <w:delText>however,</w:delText>
        </w:r>
        <w:r w:rsidR="008656A8" w:rsidDel="00EE1131">
          <w:delText xml:space="preserve"> the census was conducted in 2016 with the old electorates. </w:delText>
        </w:r>
        <w:r w:rsidR="00AE5236" w:rsidDel="00EE1131">
          <w:delText>Fortunately, the majority of the new electorates were directly relatable to the new ones, so the data loss was minimal. If time permitted, more work could have been done to restore this lost data.</w:delText>
        </w:r>
      </w:del>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468" w:name="_Toc55483365"/>
      <w:commentRangeStart w:id="469"/>
      <w:r>
        <w:lastRenderedPageBreak/>
        <w:t>Modelling Methodology</w:t>
      </w:r>
      <w:commentRangeEnd w:id="469"/>
      <w:r w:rsidR="00F14BB6">
        <w:rPr>
          <w:rStyle w:val="CommentReference"/>
          <w:rFonts w:ascii="Arial" w:eastAsiaTheme="minorHAnsi" w:hAnsi="Arial" w:cstheme="minorBidi"/>
          <w:color w:val="auto"/>
        </w:rPr>
        <w:commentReference w:id="469"/>
      </w:r>
      <w:bookmarkEnd w:id="468"/>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3F3B7FD5" w:rsidR="00AE5236" w:rsidRPr="00131AF2" w:rsidRDefault="00AE5236" w:rsidP="00EA79FD">
      <w:pPr>
        <w:pStyle w:val="Caption"/>
        <w:jc w:val="center"/>
      </w:pPr>
      <w:bookmarkStart w:id="470" w:name="_Ref55454422"/>
      <w:r>
        <w:t xml:space="preserve">Figure </w:t>
      </w:r>
      <w:r w:rsidR="009A1956">
        <w:fldChar w:fldCharType="begin"/>
      </w:r>
      <w:r w:rsidR="009A1956">
        <w:instrText xml:space="preserve"> SEQ Figure \* ARABIC </w:instrText>
      </w:r>
      <w:r w:rsidR="009A1956">
        <w:fldChar w:fldCharType="separate"/>
      </w:r>
      <w:r w:rsidR="0054121B">
        <w:rPr>
          <w:noProof/>
        </w:rPr>
        <w:t>2</w:t>
      </w:r>
      <w:r w:rsidR="009A1956">
        <w:rPr>
          <w:noProof/>
        </w:rPr>
        <w:fldChar w:fldCharType="end"/>
      </w:r>
      <w:bookmarkEnd w:id="470"/>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03BCA6BA" w:rsidR="00EA79FD" w:rsidRDefault="00EA79FD" w:rsidP="00E613EE">
      <w:pPr>
        <w:pStyle w:val="Caption"/>
        <w:jc w:val="center"/>
      </w:pPr>
      <w:bookmarkStart w:id="471" w:name="_Ref55455162"/>
      <w:r>
        <w:t xml:space="preserve">Figure </w:t>
      </w:r>
      <w:r w:rsidR="009A1956">
        <w:fldChar w:fldCharType="begin"/>
      </w:r>
      <w:r w:rsidR="009A1956">
        <w:instrText xml:space="preserve"> SEQ Figure \* ARABIC </w:instrText>
      </w:r>
      <w:r w:rsidR="009A1956">
        <w:fldChar w:fldCharType="separate"/>
      </w:r>
      <w:r w:rsidR="0054121B">
        <w:rPr>
          <w:noProof/>
        </w:rPr>
        <w:t>3</w:t>
      </w:r>
      <w:r w:rsidR="009A1956">
        <w:rPr>
          <w:noProof/>
        </w:rPr>
        <w:fldChar w:fldCharType="end"/>
      </w:r>
      <w:bookmarkEnd w:id="471"/>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65F286C5" w:rsidR="00E613EE" w:rsidRDefault="00E613EE" w:rsidP="00E613EE">
      <w:pPr>
        <w:pStyle w:val="Caption"/>
        <w:jc w:val="center"/>
      </w:pPr>
      <w:r>
        <w:t xml:space="preserve">Figure </w:t>
      </w:r>
      <w:r w:rsidR="009A1956">
        <w:fldChar w:fldCharType="begin"/>
      </w:r>
      <w:r w:rsidR="009A1956">
        <w:instrText xml:space="preserve"> SEQ Figure \* ARABIC </w:instrText>
      </w:r>
      <w:r w:rsidR="009A1956">
        <w:fldChar w:fldCharType="separate"/>
      </w:r>
      <w:r w:rsidR="0054121B">
        <w:rPr>
          <w:noProof/>
        </w:rPr>
        <w:t>4</w:t>
      </w:r>
      <w:r w:rsidR="009A1956">
        <w:rPr>
          <w:noProof/>
        </w:rPr>
        <w:fldChar w:fldCharType="end"/>
      </w:r>
      <w:r>
        <w:t>: Linear model for spending as a predictor of the proportion of the population who walks to work</w:t>
      </w:r>
    </w:p>
    <w:p w14:paraId="19182EA8" w14:textId="68522675" w:rsidR="00EE1131" w:rsidRDefault="00EE1131" w:rsidP="00EE1131">
      <w:pPr>
        <w:rPr>
          <w:ins w:id="472" w:author="Hung Vu" w:date="2020-11-05T23:43:00Z"/>
        </w:rPr>
      </w:pPr>
      <w:ins w:id="473" w:author="Hung Vu" w:date="2020-11-05T23:41:00Z">
        <w:r w:rsidRPr="00305BDA">
          <w:lastRenderedPageBreak/>
          <w:t>A multiple linear regression model was also constructed</w:t>
        </w:r>
        <w:r>
          <w:t xml:space="preserve"> using seven predictors, namely </w:t>
        </w:r>
        <w:proofErr w:type="spellStart"/>
        <w:r>
          <w:t>Working_Age</w:t>
        </w:r>
        <w:proofErr w:type="spellEnd"/>
        <w:r>
          <w:t xml:space="preserve">, Retired, logarithmic of Median weekly family income, number of full-time </w:t>
        </w:r>
        <w:proofErr w:type="gramStart"/>
        <w:r>
          <w:t>employment</w:t>
        </w:r>
        <w:proofErr w:type="gramEnd"/>
        <w:r>
          <w:t xml:space="preserve">, </w:t>
        </w:r>
        <w:proofErr w:type="spellStart"/>
        <w:r>
          <w:t>isALP</w:t>
        </w:r>
        <w:proofErr w:type="spellEnd"/>
        <w:r>
          <w:t xml:space="preserve"> and </w:t>
        </w:r>
        <w:proofErr w:type="spellStart"/>
        <w:r>
          <w:t>ALP_Safety_Ranking_Margin</w:t>
        </w:r>
        <w:proofErr w:type="spellEnd"/>
        <w:r>
          <w:t xml:space="preserve">. </w:t>
        </w:r>
        <w:proofErr w:type="spellStart"/>
        <w:r>
          <w:t>ALP_Safety_Ranking_Margin</w:t>
        </w:r>
        <w:proofErr w:type="spellEnd"/>
        <w:r>
          <w:t xml:space="preserve"> was formulated based on the two-party preferred election results</w:t>
        </w:r>
      </w:ins>
      <w:ins w:id="474" w:author="Hung Vu" w:date="2020-11-05T23:42:00Z">
        <w:r>
          <w:t>. As the voting preference ranking was unclear, assumptions were made such that following logics were applied</w:t>
        </w:r>
      </w:ins>
      <w:ins w:id="475" w:author="Hung Vu" w:date="2020-11-05T23:43:00Z">
        <w:r>
          <w:t>:</w:t>
        </w:r>
      </w:ins>
    </w:p>
    <w:p w14:paraId="0A73FFD6" w14:textId="77777777" w:rsidR="00776956" w:rsidRDefault="00776956" w:rsidP="00EE1131">
      <w:pPr>
        <w:pStyle w:val="ListParagraph"/>
        <w:numPr>
          <w:ilvl w:val="0"/>
          <w:numId w:val="21"/>
        </w:numPr>
        <w:rPr>
          <w:ins w:id="476" w:author="Hung Vu" w:date="2020-11-05T23:49:00Z"/>
        </w:rPr>
      </w:pPr>
      <w:ins w:id="477" w:author="Hung Vu" w:date="2020-11-05T23:47:00Z">
        <w:r>
          <w:t xml:space="preserve">Safety </w:t>
        </w:r>
      </w:ins>
      <w:ins w:id="478" w:author="Hung Vu" w:date="2020-11-05T23:48:00Z">
        <w:r>
          <w:t>is ranked from 0 to 5, where 0 means ALP dominating an electorate and 5 mean</w:t>
        </w:r>
      </w:ins>
      <w:ins w:id="479" w:author="Hung Vu" w:date="2020-11-05T23:49:00Z">
        <w:r>
          <w:t>s ALP being a minority</w:t>
        </w:r>
      </w:ins>
    </w:p>
    <w:p w14:paraId="47524E26" w14:textId="041FC6B4" w:rsidR="00776956" w:rsidRDefault="00776956" w:rsidP="00EE1131">
      <w:pPr>
        <w:pStyle w:val="ListParagraph"/>
        <w:numPr>
          <w:ilvl w:val="0"/>
          <w:numId w:val="21"/>
        </w:numPr>
        <w:rPr>
          <w:ins w:id="480" w:author="Hung Vu" w:date="2020-11-05T23:51:00Z"/>
        </w:rPr>
      </w:pPr>
      <w:ins w:id="481" w:author="Hung Vu" w:date="2020-11-05T23:49:00Z">
        <w:r>
          <w:t xml:space="preserve">If ALP </w:t>
        </w:r>
      </w:ins>
      <w:ins w:id="482" w:author="Hung Vu" w:date="2020-11-05T23:53:00Z">
        <w:r>
          <w:t xml:space="preserve">was voted the first preferred party and higher than the second preferred party </w:t>
        </w:r>
      </w:ins>
      <w:ins w:id="483" w:author="Hung Vu" w:date="2020-11-05T23:49:00Z">
        <w:r>
          <w:t xml:space="preserve">by a margin that </w:t>
        </w:r>
      </w:ins>
      <w:ins w:id="484" w:author="Hung Vu" w:date="2020-11-05T23:54:00Z">
        <w:r>
          <w:t>was</w:t>
        </w:r>
      </w:ins>
      <w:ins w:id="485" w:author="Hung Vu" w:date="2020-11-05T23:49:00Z">
        <w:r>
          <w:t xml:space="preserve"> greater than </w:t>
        </w:r>
      </w:ins>
      <w:ins w:id="486" w:author="Hung Vu" w:date="2020-11-05T23:50:00Z">
        <w:r>
          <w:t>10</w:t>
        </w:r>
      </w:ins>
      <w:ins w:id="487" w:author="Hung Vu" w:date="2020-11-05T23:51:00Z">
        <w:r>
          <w:t>%, safety ranking is 0</w:t>
        </w:r>
      </w:ins>
    </w:p>
    <w:p w14:paraId="2B9F28DE" w14:textId="038C0ABF" w:rsidR="00776956" w:rsidRDefault="00776956" w:rsidP="00EE1131">
      <w:pPr>
        <w:pStyle w:val="ListParagraph"/>
        <w:numPr>
          <w:ilvl w:val="0"/>
          <w:numId w:val="21"/>
        </w:numPr>
        <w:rPr>
          <w:ins w:id="488" w:author="Hung Vu" w:date="2020-11-05T23:52:00Z"/>
        </w:rPr>
      </w:pPr>
      <w:ins w:id="489" w:author="Hung Vu" w:date="2020-11-05T23:51:00Z">
        <w:r>
          <w:t xml:space="preserve">If ALP </w:t>
        </w:r>
      </w:ins>
      <w:ins w:id="490" w:author="Hung Vu" w:date="2020-11-05T23:54:00Z">
        <w:r>
          <w:t>was the first preferred party and</w:t>
        </w:r>
      </w:ins>
      <w:ins w:id="491" w:author="Hung Vu" w:date="2020-11-05T23:51:00Z">
        <w:r>
          <w:t xml:space="preserve"> a margin </w:t>
        </w:r>
      </w:ins>
      <w:ins w:id="492" w:author="Hung Vu" w:date="2020-11-05T23:54:00Z">
        <w:r>
          <w:t>was</w:t>
        </w:r>
      </w:ins>
      <w:ins w:id="493" w:author="Hung Vu" w:date="2020-11-05T23:51:00Z">
        <w:r>
          <w:t xml:space="preserve"> between 6-10%, safety ranking is 1</w:t>
        </w:r>
      </w:ins>
    </w:p>
    <w:p w14:paraId="434A1B2D" w14:textId="53CFEFBC" w:rsidR="00776956" w:rsidRDefault="00776956" w:rsidP="00EE1131">
      <w:pPr>
        <w:pStyle w:val="ListParagraph"/>
        <w:numPr>
          <w:ilvl w:val="0"/>
          <w:numId w:val="21"/>
        </w:numPr>
        <w:rPr>
          <w:ins w:id="494" w:author="Hung Vu" w:date="2020-11-05T23:53:00Z"/>
        </w:rPr>
      </w:pPr>
      <w:ins w:id="495" w:author="Hung Vu" w:date="2020-11-05T23:52:00Z">
        <w:r>
          <w:t xml:space="preserve">If </w:t>
        </w:r>
      </w:ins>
      <w:ins w:id="496" w:author="Hung Vu" w:date="2020-11-05T23:54:00Z">
        <w:r>
          <w:t xml:space="preserve">ALP was </w:t>
        </w:r>
      </w:ins>
      <w:ins w:id="497" w:author="Hung Vu" w:date="2020-11-05T23:55:00Z">
        <w:r w:rsidR="004F063D">
          <w:t xml:space="preserve">the first preferred party and a margin was </w:t>
        </w:r>
      </w:ins>
      <w:ins w:id="498" w:author="Hung Vu" w:date="2020-11-05T23:53:00Z">
        <w:r>
          <w:t>lower than 6%, safety ranking is 2</w:t>
        </w:r>
      </w:ins>
    </w:p>
    <w:p w14:paraId="45ED046A" w14:textId="18F47A06" w:rsidR="004F063D" w:rsidRDefault="00776956" w:rsidP="00EE1131">
      <w:pPr>
        <w:pStyle w:val="ListParagraph"/>
        <w:numPr>
          <w:ilvl w:val="0"/>
          <w:numId w:val="21"/>
        </w:numPr>
        <w:rPr>
          <w:ins w:id="499" w:author="Hung Vu" w:date="2020-11-05T23:56:00Z"/>
        </w:rPr>
      </w:pPr>
      <w:ins w:id="500" w:author="Hung Vu" w:date="2020-11-05T23:53:00Z">
        <w:r>
          <w:t xml:space="preserve">If ALP </w:t>
        </w:r>
      </w:ins>
      <w:ins w:id="501" w:author="Hung Vu" w:date="2020-11-05T23:55:00Z">
        <w:r w:rsidR="004F063D">
          <w:t xml:space="preserve">was </w:t>
        </w:r>
      </w:ins>
      <w:ins w:id="502" w:author="Hung Vu" w:date="2020-11-05T23:57:00Z">
        <w:r w:rsidR="004F063D">
          <w:t xml:space="preserve">not </w:t>
        </w:r>
      </w:ins>
      <w:ins w:id="503" w:author="Hung Vu" w:date="2020-11-05T23:55:00Z">
        <w:r w:rsidR="004F063D">
          <w:t xml:space="preserve">the </w:t>
        </w:r>
      </w:ins>
      <w:ins w:id="504" w:author="Hung Vu" w:date="2020-11-05T23:57:00Z">
        <w:r w:rsidR="004F063D">
          <w:t xml:space="preserve">first </w:t>
        </w:r>
      </w:ins>
      <w:ins w:id="505" w:author="Hung Vu" w:date="2020-11-05T23:55:00Z">
        <w:r w:rsidR="004F063D">
          <w:t>preferred party and the first pr</w:t>
        </w:r>
      </w:ins>
      <w:ins w:id="506" w:author="Hung Vu" w:date="2020-11-05T23:56:00Z">
        <w:r w:rsidR="004F063D">
          <w:t xml:space="preserve">eferred party </w:t>
        </w:r>
      </w:ins>
      <w:ins w:id="507" w:author="Hung Vu" w:date="2020-11-05T23:57:00Z">
        <w:r w:rsidR="004F063D">
          <w:t xml:space="preserve">had </w:t>
        </w:r>
      </w:ins>
      <w:ins w:id="508" w:author="Hung Vu" w:date="2020-11-05T23:56:00Z">
        <w:r w:rsidR="004F063D">
          <w:t>a margin less than 6%, safety ranking is 3</w:t>
        </w:r>
      </w:ins>
    </w:p>
    <w:p w14:paraId="329A409A" w14:textId="2E53ACBC" w:rsidR="00EE1131" w:rsidRDefault="004F063D" w:rsidP="00EE1131">
      <w:pPr>
        <w:pStyle w:val="ListParagraph"/>
        <w:numPr>
          <w:ilvl w:val="0"/>
          <w:numId w:val="21"/>
        </w:numPr>
        <w:rPr>
          <w:ins w:id="509" w:author="Hung Vu" w:date="2020-11-05T23:58:00Z"/>
        </w:rPr>
      </w:pPr>
      <w:ins w:id="510" w:author="Hung Vu" w:date="2020-11-05T23:56:00Z">
        <w:r>
          <w:t xml:space="preserve">If </w:t>
        </w:r>
      </w:ins>
      <w:ins w:id="511" w:author="Hung Vu" w:date="2020-11-05T23:58:00Z">
        <w:r>
          <w:t xml:space="preserve">ALP was not the first preferred party and the first preferred party had a margin </w:t>
        </w:r>
        <w:r>
          <w:t>greater</w:t>
        </w:r>
        <w:r>
          <w:t xml:space="preserve"> than </w:t>
        </w:r>
        <w:r>
          <w:t>6</w:t>
        </w:r>
        <w:r>
          <w:t>%</w:t>
        </w:r>
        <w:r>
          <w:t xml:space="preserve"> and less than 10%</w:t>
        </w:r>
        <w:r>
          <w:t xml:space="preserve">, safety ranking is </w:t>
        </w:r>
        <w:r>
          <w:t>4</w:t>
        </w:r>
      </w:ins>
    </w:p>
    <w:p w14:paraId="415D7573" w14:textId="5B289F2D" w:rsidR="004F063D" w:rsidRDefault="004F063D" w:rsidP="004F063D">
      <w:pPr>
        <w:pStyle w:val="ListParagraph"/>
        <w:numPr>
          <w:ilvl w:val="0"/>
          <w:numId w:val="21"/>
        </w:numPr>
        <w:rPr>
          <w:ins w:id="512" w:author="Hung Vu" w:date="2020-11-05T23:58:00Z"/>
        </w:rPr>
      </w:pPr>
      <w:ins w:id="513" w:author="Hung Vu" w:date="2020-11-05T23:58:00Z">
        <w:r>
          <w:t xml:space="preserve">If ALP was not the first preferred party and the first preferred party had a margin greater than 10%, safety ranking is </w:t>
        </w:r>
        <w:r>
          <w:t>5</w:t>
        </w:r>
      </w:ins>
    </w:p>
    <w:p w14:paraId="607775E6" w14:textId="09D3A3A4" w:rsidR="00CE239E" w:rsidRDefault="004F063D" w:rsidP="00CE239E">
      <w:pPr>
        <w:rPr>
          <w:ins w:id="514" w:author="Hung Vu" w:date="2020-11-06T00:09:00Z"/>
        </w:rPr>
      </w:pPr>
      <w:ins w:id="515" w:author="Hung Vu" w:date="2020-11-05T23:59:00Z">
        <w:r>
          <w:t>These assumptions on safety ranking need to be validated</w:t>
        </w:r>
      </w:ins>
      <w:ins w:id="516" w:author="Hung Vu" w:date="2020-11-06T00:00:00Z">
        <w:r>
          <w:t xml:space="preserve"> by a political science expert. In this project, the ranking was </w:t>
        </w:r>
      </w:ins>
      <w:ins w:id="517" w:author="Hung Vu" w:date="2020-11-06T00:01:00Z">
        <w:r>
          <w:t xml:space="preserve">only </w:t>
        </w:r>
      </w:ins>
      <w:ins w:id="518" w:author="Hung Vu" w:date="2020-11-06T00:00:00Z">
        <w:r>
          <w:t>used to explore if there was any relationship with the government’s spending.</w:t>
        </w:r>
      </w:ins>
      <w:ins w:id="519" w:author="Hung Vu" w:date="2020-11-06T00:09:00Z">
        <w:r w:rsidR="00CE239E">
          <w:t xml:space="preserve"> </w:t>
        </w:r>
        <w:r w:rsidR="00CE239E">
          <w:t>The model’s assumptions were validated by checking various plots</w:t>
        </w:r>
      </w:ins>
      <w:ins w:id="520" w:author="Hung Vu" w:date="2020-11-06T00:15:00Z">
        <w:r w:rsidR="00CE239E">
          <w:t xml:space="preserve"> (Figure 5-7)</w:t>
        </w:r>
      </w:ins>
      <w:ins w:id="521" w:author="Hung Vu" w:date="2020-11-06T00:09:00Z">
        <w:r w:rsidR="00CE239E">
          <w:t>.</w:t>
        </w:r>
      </w:ins>
      <w:ins w:id="522" w:author="Hung Vu" w:date="2020-11-06T00:15:00Z">
        <w:r w:rsidR="00CE239E">
          <w:t xml:space="preserve"> The assumptions are considered </w:t>
        </w:r>
      </w:ins>
      <w:ins w:id="523" w:author="Hung Vu" w:date="2020-11-06T00:16:00Z">
        <w:r w:rsidR="00CE239E">
          <w:t>reasonably held.</w:t>
        </w:r>
      </w:ins>
    </w:p>
    <w:p w14:paraId="19D30628" w14:textId="076AFD0F" w:rsidR="00CE239E" w:rsidRDefault="00CE239E" w:rsidP="00CE239E">
      <w:pPr>
        <w:jc w:val="center"/>
        <w:rPr>
          <w:ins w:id="524" w:author="Hung Vu" w:date="2020-11-06T00:10:00Z"/>
        </w:rPr>
        <w:pPrChange w:id="525" w:author="Hung Vu" w:date="2020-11-06T00:11:00Z">
          <w:pPr/>
        </w:pPrChange>
      </w:pPr>
      <w:ins w:id="526" w:author="Hung Vu" w:date="2020-11-06T00:10:00Z">
        <w:r>
          <w:rPr>
            <w:noProof/>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27">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ins>
    </w:p>
    <w:p w14:paraId="2E7AE8F7" w14:textId="31BF8111" w:rsidR="00CE239E" w:rsidRDefault="00CE239E" w:rsidP="00CE239E">
      <w:pPr>
        <w:pStyle w:val="Caption"/>
        <w:jc w:val="center"/>
        <w:rPr>
          <w:ins w:id="527" w:author="Hung Vu" w:date="2020-11-06T00:11:00Z"/>
        </w:rPr>
      </w:pPr>
      <w:bookmarkStart w:id="528" w:name="_Hlk55513923"/>
      <w:ins w:id="529" w:author="Hung Vu" w:date="2020-11-06T00:11:00Z">
        <w:r>
          <w:t xml:space="preserve">Figure </w:t>
        </w:r>
        <w:r>
          <w:fldChar w:fldCharType="begin"/>
        </w:r>
        <w:r>
          <w:instrText xml:space="preserve"> SEQ Figure \* ARABIC </w:instrText>
        </w:r>
      </w:ins>
      <w:r>
        <w:fldChar w:fldCharType="separate"/>
      </w:r>
      <w:ins w:id="530" w:author="Hung Vu" w:date="2020-11-06T00:19:00Z">
        <w:r w:rsidR="0054121B">
          <w:rPr>
            <w:noProof/>
          </w:rPr>
          <w:t>5</w:t>
        </w:r>
      </w:ins>
      <w:ins w:id="531" w:author="Hung Vu" w:date="2020-11-06T00:11:00Z">
        <w:r>
          <w:fldChar w:fldCharType="end"/>
        </w:r>
        <w:r>
          <w:t>: Residual vs Fitted Values</w:t>
        </w:r>
      </w:ins>
    </w:p>
    <w:bookmarkEnd w:id="528"/>
    <w:p w14:paraId="5D02055B" w14:textId="7EAC4F7F" w:rsidR="00CE239E" w:rsidRDefault="00CE239E" w:rsidP="00CE239E">
      <w:pPr>
        <w:jc w:val="center"/>
        <w:rPr>
          <w:ins w:id="532" w:author="Hung Vu" w:date="2020-11-06T00:11:00Z"/>
        </w:rPr>
      </w:pPr>
      <w:ins w:id="533" w:author="Hung Vu" w:date="2020-11-06T00:11:00Z">
        <w:r>
          <w:rPr>
            <w:noProof/>
          </w:rPr>
          <w:lastRenderedPageBreak/>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ins>
    </w:p>
    <w:p w14:paraId="3372C322" w14:textId="5D2D7A03" w:rsidR="00CE239E" w:rsidRDefault="00CE239E" w:rsidP="00CE239E">
      <w:pPr>
        <w:pStyle w:val="Caption"/>
        <w:jc w:val="center"/>
        <w:rPr>
          <w:ins w:id="534" w:author="Hung Vu" w:date="2020-11-06T00:12:00Z"/>
        </w:rPr>
      </w:pPr>
      <w:ins w:id="535" w:author="Hung Vu" w:date="2020-11-06T00:12:00Z">
        <w:r>
          <w:t xml:space="preserve">Figure </w:t>
        </w:r>
        <w:r>
          <w:fldChar w:fldCharType="begin"/>
        </w:r>
        <w:r>
          <w:instrText xml:space="preserve"> SEQ Figure \* ARABIC </w:instrText>
        </w:r>
      </w:ins>
      <w:r>
        <w:fldChar w:fldCharType="separate"/>
      </w:r>
      <w:ins w:id="536" w:author="Hung Vu" w:date="2020-11-06T00:19:00Z">
        <w:r w:rsidR="0054121B">
          <w:rPr>
            <w:noProof/>
          </w:rPr>
          <w:t>6</w:t>
        </w:r>
      </w:ins>
      <w:ins w:id="537" w:author="Hung Vu" w:date="2020-11-06T00:12:00Z">
        <w:r>
          <w:fldChar w:fldCharType="end"/>
        </w:r>
        <w:r>
          <w:t>: QQ Plot</w:t>
        </w:r>
      </w:ins>
    </w:p>
    <w:p w14:paraId="4C279100" w14:textId="508B84F5" w:rsidR="00CE239E" w:rsidRDefault="00CE239E" w:rsidP="00CE239E">
      <w:pPr>
        <w:jc w:val="center"/>
        <w:rPr>
          <w:ins w:id="538" w:author="Hung Vu" w:date="2020-11-06T00:14:00Z"/>
        </w:rPr>
      </w:pPr>
      <w:ins w:id="539" w:author="Hung Vu" w:date="2020-11-06T00:13:00Z">
        <w:r>
          <w:rPr>
            <w:noProof/>
          </w:rPr>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29">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ins>
    </w:p>
    <w:p w14:paraId="13789315" w14:textId="5144CB30" w:rsidR="00CE239E" w:rsidRPr="00CE239E" w:rsidRDefault="00CE239E" w:rsidP="00CE239E">
      <w:pPr>
        <w:pStyle w:val="Caption"/>
        <w:jc w:val="center"/>
        <w:rPr>
          <w:ins w:id="540" w:author="Hung Vu" w:date="2020-11-06T00:09:00Z"/>
          <w:rPrChange w:id="541" w:author="Hung Vu" w:date="2020-11-06T00:12:00Z">
            <w:rPr>
              <w:ins w:id="542" w:author="Hung Vu" w:date="2020-11-06T00:09:00Z"/>
            </w:rPr>
          </w:rPrChange>
        </w:rPr>
        <w:pPrChange w:id="543" w:author="Hung Vu" w:date="2020-11-06T00:15:00Z">
          <w:pPr/>
        </w:pPrChange>
      </w:pPr>
      <w:ins w:id="544" w:author="Hung Vu" w:date="2020-11-06T00:15:00Z">
        <w:r>
          <w:t xml:space="preserve">Figure </w:t>
        </w:r>
        <w:r>
          <w:fldChar w:fldCharType="begin"/>
        </w:r>
        <w:r>
          <w:instrText xml:space="preserve"> SEQ Figure \* ARABIC </w:instrText>
        </w:r>
      </w:ins>
      <w:r>
        <w:fldChar w:fldCharType="separate"/>
      </w:r>
      <w:ins w:id="545" w:author="Hung Vu" w:date="2020-11-06T00:19:00Z">
        <w:r w:rsidR="0054121B">
          <w:rPr>
            <w:noProof/>
          </w:rPr>
          <w:t>7</w:t>
        </w:r>
      </w:ins>
      <w:ins w:id="546" w:author="Hung Vu" w:date="2020-11-06T00:15:00Z">
        <w:r>
          <w:fldChar w:fldCharType="end"/>
        </w:r>
        <w:r>
          <w:t>: Influential Data - Cook's Distance</w:t>
        </w:r>
      </w:ins>
    </w:p>
    <w:p w14:paraId="5B167998" w14:textId="4049A724" w:rsidR="004F063D" w:rsidRDefault="004F063D" w:rsidP="004F063D">
      <w:pPr>
        <w:rPr>
          <w:ins w:id="547" w:author="Hung Vu" w:date="2020-11-06T00:01:00Z"/>
        </w:rPr>
      </w:pPr>
      <w:ins w:id="548" w:author="Hung Vu" w:date="2020-11-06T00:01:00Z">
        <w:r>
          <w:t xml:space="preserve">The multiple linear regression model’s results are shown </w:t>
        </w:r>
      </w:ins>
      <w:ins w:id="549" w:author="Hung Vu" w:date="2020-11-06T00:02:00Z">
        <w:r>
          <w:t>below.</w:t>
        </w:r>
      </w:ins>
    </w:p>
    <w:p w14:paraId="74325544" w14:textId="16F04E44" w:rsidR="004F063D" w:rsidRDefault="004F063D" w:rsidP="004F063D">
      <w:pPr>
        <w:jc w:val="center"/>
        <w:rPr>
          <w:ins w:id="550" w:author="Hung Vu" w:date="2020-11-06T00:06:00Z"/>
        </w:rPr>
      </w:pPr>
      <w:ins w:id="551" w:author="Hung Vu" w:date="2020-11-06T00:02:00Z">
        <w:r w:rsidRPr="004F063D">
          <w:lastRenderedPageBreak/>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857" cy="2877036"/>
                      </a:xfrm>
                      <a:prstGeom prst="rect">
                        <a:avLst/>
                      </a:prstGeom>
                    </pic:spPr>
                  </pic:pic>
                </a:graphicData>
              </a:graphic>
            </wp:inline>
          </w:drawing>
        </w:r>
      </w:ins>
    </w:p>
    <w:p w14:paraId="1BF749EB" w14:textId="724A2227" w:rsidR="004F063D" w:rsidRDefault="00CE239E" w:rsidP="004F063D">
      <w:pPr>
        <w:rPr>
          <w:ins w:id="552" w:author="Hung Vu" w:date="2020-11-06T00:18:00Z"/>
        </w:rPr>
      </w:pPr>
      <w:ins w:id="553" w:author="Hung Vu" w:date="2020-11-06T00:07:00Z">
        <w:r>
          <w:t>Based on</w:t>
        </w:r>
      </w:ins>
      <w:ins w:id="554" w:author="Hung Vu" w:date="2020-11-06T00:06:00Z">
        <w:r w:rsidR="004F063D">
          <w:t xml:space="preserve"> F-statistic</w:t>
        </w:r>
        <w:r>
          <w:t xml:space="preserve"> (p-value of 0.019)</w:t>
        </w:r>
      </w:ins>
      <w:ins w:id="555" w:author="Hung Vu" w:date="2020-11-06T00:07:00Z">
        <w:r>
          <w:t xml:space="preserve">, there is a moderate evidence against the null hypothesis, which suggests there is a relationship between </w:t>
        </w:r>
        <w:proofErr w:type="spellStart"/>
        <w:r>
          <w:t>logCost</w:t>
        </w:r>
        <w:proofErr w:type="spellEnd"/>
        <w:r>
          <w:t xml:space="preserve"> and</w:t>
        </w:r>
      </w:ins>
      <w:ins w:id="556" w:author="Hung Vu" w:date="2020-11-06T00:08:00Z">
        <w:r>
          <w:t xml:space="preserve"> the predictors, mainly </w:t>
        </w:r>
        <w:proofErr w:type="spellStart"/>
        <w:r>
          <w:t>Working_Age</w:t>
        </w:r>
        <w:proofErr w:type="spellEnd"/>
        <w:r>
          <w:t xml:space="preserve"> and </w:t>
        </w:r>
        <w:proofErr w:type="spellStart"/>
        <w:r>
          <w:t>isALP</w:t>
        </w:r>
        <w:proofErr w:type="spellEnd"/>
        <w:r>
          <w:t xml:space="preserve">. </w:t>
        </w:r>
      </w:ins>
      <w:ins w:id="557" w:author="Hung Vu" w:date="2020-11-06T00:19:00Z">
        <w:r w:rsidR="0054121B">
          <w:fldChar w:fldCharType="begin"/>
        </w:r>
        <w:r w:rsidR="0054121B">
          <w:instrText xml:space="preserve"> REF _Ref55514412 \h </w:instrText>
        </w:r>
      </w:ins>
      <w:r w:rsidR="0054121B">
        <w:fldChar w:fldCharType="separate"/>
      </w:r>
      <w:ins w:id="558" w:author="Hung Vu" w:date="2020-11-06T00:19:00Z">
        <w:r w:rsidR="0054121B">
          <w:t xml:space="preserve">Figure </w:t>
        </w:r>
        <w:r w:rsidR="0054121B">
          <w:rPr>
            <w:noProof/>
          </w:rPr>
          <w:t>8</w:t>
        </w:r>
        <w:r w:rsidR="0054121B">
          <w:fldChar w:fldCharType="end"/>
        </w:r>
        <w:r w:rsidR="0054121B">
          <w:t xml:space="preserve"> show</w:t>
        </w:r>
      </w:ins>
      <w:ins w:id="559" w:author="Hung Vu" w:date="2020-11-06T00:20:00Z">
        <w:r w:rsidR="0054121B">
          <w:t xml:space="preserve">s a reasonable linearity between </w:t>
        </w:r>
        <w:proofErr w:type="spellStart"/>
        <w:r w:rsidR="0054121B">
          <w:t>logCost</w:t>
        </w:r>
        <w:proofErr w:type="spellEnd"/>
        <w:r w:rsidR="0054121B">
          <w:t xml:space="preserve"> and </w:t>
        </w:r>
        <w:proofErr w:type="spellStart"/>
        <w:r w:rsidR="0054121B">
          <w:t>Working_Age</w:t>
        </w:r>
        <w:proofErr w:type="spellEnd"/>
        <w:r w:rsidR="0054121B">
          <w:t>.</w:t>
        </w:r>
      </w:ins>
    </w:p>
    <w:p w14:paraId="7CED6A1F" w14:textId="6651A694" w:rsidR="0054121B" w:rsidRPr="00305BDA" w:rsidRDefault="0054121B" w:rsidP="0054121B">
      <w:pPr>
        <w:jc w:val="center"/>
        <w:rPr>
          <w:ins w:id="560" w:author="Hung Vu" w:date="2020-11-05T23:41:00Z"/>
        </w:rPr>
        <w:pPrChange w:id="561" w:author="Hung Vu" w:date="2020-11-06T00:19:00Z">
          <w:pPr/>
        </w:pPrChange>
      </w:pPr>
      <w:ins w:id="562" w:author="Hung Vu" w:date="2020-11-06T00:18:00Z">
        <w:r w:rsidRPr="0054121B">
          <w:drawing>
            <wp:inline distT="0" distB="0" distL="0" distR="0" wp14:anchorId="65707BAB" wp14:editId="7BC68A88">
              <wp:extent cx="5550242" cy="4290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5" t="5481" r="2028" b="1207"/>
                      <a:stretch/>
                    </pic:blipFill>
                    <pic:spPr bwMode="auto">
                      <a:xfrm>
                        <a:off x="0" y="0"/>
                        <a:ext cx="5550876" cy="4291136"/>
                      </a:xfrm>
                      <a:prstGeom prst="rect">
                        <a:avLst/>
                      </a:prstGeom>
                      <a:ln>
                        <a:noFill/>
                      </a:ln>
                      <a:extLst>
                        <a:ext uri="{53640926-AAD7-44D8-BBD7-CCE9431645EC}">
                          <a14:shadowObscured xmlns:a14="http://schemas.microsoft.com/office/drawing/2010/main"/>
                        </a:ext>
                      </a:extLst>
                    </pic:spPr>
                  </pic:pic>
                </a:graphicData>
              </a:graphic>
            </wp:inline>
          </w:drawing>
        </w:r>
      </w:ins>
    </w:p>
    <w:p w14:paraId="01579C6A" w14:textId="552052DC" w:rsidR="00EE1131" w:rsidRDefault="0054121B" w:rsidP="0054121B">
      <w:pPr>
        <w:pStyle w:val="Caption"/>
        <w:jc w:val="center"/>
        <w:rPr>
          <w:ins w:id="563" w:author="Hung Vu" w:date="2020-11-05T23:41:00Z"/>
          <w:highlight w:val="yellow"/>
        </w:rPr>
        <w:pPrChange w:id="564" w:author="Hung Vu" w:date="2020-11-06T00:19:00Z">
          <w:pPr/>
        </w:pPrChange>
      </w:pPr>
      <w:bookmarkStart w:id="565" w:name="_Ref55514412"/>
      <w:ins w:id="566" w:author="Hung Vu" w:date="2020-11-06T00:19:00Z">
        <w:r>
          <w:t xml:space="preserve">Figure </w:t>
        </w:r>
        <w:r>
          <w:fldChar w:fldCharType="begin"/>
        </w:r>
        <w:r>
          <w:instrText xml:space="preserve"> SEQ Figure \* ARABIC </w:instrText>
        </w:r>
      </w:ins>
      <w:r>
        <w:fldChar w:fldCharType="separate"/>
      </w:r>
      <w:ins w:id="567" w:author="Hung Vu" w:date="2020-11-06T00:19:00Z">
        <w:r>
          <w:rPr>
            <w:noProof/>
          </w:rPr>
          <w:t>8</w:t>
        </w:r>
        <w:r>
          <w:fldChar w:fldCharType="end"/>
        </w:r>
        <w:bookmarkEnd w:id="565"/>
        <w:r>
          <w:t xml:space="preserve">: Linearity </w:t>
        </w:r>
        <w:proofErr w:type="spellStart"/>
        <w:r>
          <w:t>betwen</w:t>
        </w:r>
        <w:proofErr w:type="spellEnd"/>
        <w:r>
          <w:t xml:space="preserve"> </w:t>
        </w:r>
        <w:proofErr w:type="spellStart"/>
        <w:r>
          <w:t>logCost</w:t>
        </w:r>
        <w:proofErr w:type="spellEnd"/>
        <w:r>
          <w:t xml:space="preserve"> and </w:t>
        </w:r>
        <w:proofErr w:type="spellStart"/>
        <w:r>
          <w:t>Working_Age</w:t>
        </w:r>
      </w:ins>
      <w:proofErr w:type="spellEnd"/>
    </w:p>
    <w:p w14:paraId="478AE27F" w14:textId="506D04A2" w:rsidR="00FE7F13" w:rsidRPr="00E613EE" w:rsidRDefault="00131AF2" w:rsidP="0023172C">
      <w:pPr>
        <w:rPr>
          <w:highlight w:val="yellow"/>
        </w:rPr>
      </w:pPr>
      <w:commentRangeStart w:id="568"/>
      <w:r w:rsidRPr="00E613EE">
        <w:rPr>
          <w:highlight w:val="yellow"/>
        </w:rPr>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lastRenderedPageBreak/>
        <w:t>It is worth noting that in the correlation matrix, correlations with p-value &gt; 0.0</w:t>
      </w:r>
      <w:del w:id="569" w:author="Matthew Colwell" w:date="2020-11-05T07:41:00Z">
        <w:r w:rsidRPr="00E613EE" w:rsidDel="00EA79FD">
          <w:rPr>
            <w:highlight w:val="yellow"/>
          </w:rPr>
          <w:delText>1</w:delText>
        </w:r>
      </w:del>
      <w:ins w:id="570"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have a fairly constant variants around zero mean</w:t>
      </w:r>
      <w:r w:rsidR="004E47A0" w:rsidRPr="00E613EE">
        <w:rPr>
          <w:highlight w:val="yellow"/>
        </w:rPr>
        <w:t>.</w:t>
      </w:r>
      <w:commentRangeEnd w:id="568"/>
      <w:r w:rsidR="00EA79FD" w:rsidRPr="00E613EE">
        <w:rPr>
          <w:rStyle w:val="CommentReference"/>
          <w:highlight w:val="yellow"/>
        </w:rPr>
        <w:commentReference w:id="568"/>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571" w:name="_Toc55483366"/>
      <w:commentRangeStart w:id="572"/>
      <w:r>
        <w:lastRenderedPageBreak/>
        <w:t>Outcomes and Insights</w:t>
      </w:r>
      <w:commentRangeEnd w:id="572"/>
      <w:r w:rsidR="00F14BB6">
        <w:rPr>
          <w:rStyle w:val="CommentReference"/>
          <w:rFonts w:ascii="Arial" w:eastAsiaTheme="minorHAnsi" w:hAnsi="Arial" w:cstheme="minorBidi"/>
          <w:color w:val="auto"/>
        </w:rPr>
        <w:commentReference w:id="572"/>
      </w:r>
      <w:bookmarkEnd w:id="571"/>
    </w:p>
    <w:p w14:paraId="24CA3F5A" w14:textId="64F422DA" w:rsidR="004E47A0" w:rsidRDefault="004E47A0" w:rsidP="004E47A0">
      <w:pPr>
        <w:pStyle w:val="Heading2"/>
      </w:pPr>
      <w:bookmarkStart w:id="573" w:name="_Toc55483367"/>
      <w:r>
        <w:t>Project outcome</w:t>
      </w:r>
      <w:bookmarkEnd w:id="573"/>
    </w:p>
    <w:p w14:paraId="66BF5DA6" w14:textId="177644A3" w:rsidR="005106F1" w:rsidRDefault="004E47A0" w:rsidP="005106F1">
      <w:pPr>
        <w:rPr>
          <w:ins w:id="574" w:author="Siamak Adeli Koodehi" w:date="2020-11-05T15:06:00Z"/>
        </w:rPr>
      </w:pPr>
      <w:del w:id="575"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576"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577" w:author="Siamak Adeli Koodehi" w:date="2020-11-05T15:06:00Z"/>
        </w:rPr>
      </w:pPr>
      <w:ins w:id="578"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579" w:author="Siamak Adeli Koodehi" w:date="2020-11-05T15:06:00Z"/>
        </w:rPr>
      </w:pPr>
      <w:ins w:id="580"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581" w:author="Siamak Adeli Koodehi" w:date="2020-11-05T15:06:00Z"/>
        </w:rPr>
      </w:pPr>
    </w:p>
    <w:p w14:paraId="784C31D9" w14:textId="77777777" w:rsidR="005106F1" w:rsidRDefault="005106F1" w:rsidP="005106F1">
      <w:pPr>
        <w:rPr>
          <w:ins w:id="582" w:author="Siamak Adeli Koodehi" w:date="2020-11-05T15:06:00Z"/>
        </w:rPr>
      </w:pPr>
    </w:p>
    <w:p w14:paraId="1E214081" w14:textId="77777777" w:rsidR="005106F1" w:rsidRDefault="005106F1" w:rsidP="005106F1">
      <w:pPr>
        <w:rPr>
          <w:ins w:id="583" w:author="Siamak Adeli Koodehi" w:date="2020-11-05T15:06:00Z"/>
        </w:rPr>
      </w:pPr>
    </w:p>
    <w:p w14:paraId="7CB45346" w14:textId="77777777" w:rsidR="005106F1" w:rsidRDefault="005106F1" w:rsidP="005106F1">
      <w:pPr>
        <w:rPr>
          <w:ins w:id="584" w:author="Siamak Adeli Koodehi" w:date="2020-11-05T15:06:00Z"/>
        </w:rPr>
      </w:pPr>
    </w:p>
    <w:p w14:paraId="2CEBB066" w14:textId="77777777" w:rsidR="005106F1" w:rsidRDefault="005106F1" w:rsidP="005106F1">
      <w:pPr>
        <w:rPr>
          <w:ins w:id="585" w:author="Siamak Adeli Koodehi" w:date="2020-11-05T15:06:00Z"/>
        </w:rPr>
      </w:pPr>
      <w:ins w:id="586" w:author="Siamak Adeli Koodehi" w:date="2020-11-05T15:06:00Z">
        <w:r>
          <w:lastRenderedPageBreak/>
          <w:t>The website also provides electoral results from 2004 to 2017.</w:t>
        </w:r>
      </w:ins>
    </w:p>
    <w:p w14:paraId="68DAF838" w14:textId="10A64431" w:rsidR="005106F1" w:rsidRDefault="005106F1" w:rsidP="005106F1">
      <w:pPr>
        <w:rPr>
          <w:ins w:id="587" w:author="Siamak Adeli Koodehi" w:date="2020-11-05T15:06:00Z"/>
        </w:rPr>
      </w:pPr>
      <w:ins w:id="588"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589" w:author="Siamak Adeli Koodehi" w:date="2020-11-05T15:06:00Z"/>
        </w:rPr>
      </w:pPr>
    </w:p>
    <w:p w14:paraId="1EB9329A" w14:textId="5C822EB6" w:rsidR="005106F1" w:rsidRDefault="005106F1" w:rsidP="005106F1">
      <w:pPr>
        <w:rPr>
          <w:ins w:id="590" w:author="Siamak Adeli Koodehi" w:date="2020-11-05T15:06:00Z"/>
        </w:rPr>
      </w:pPr>
      <w:ins w:id="591"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592" w:author="Siamak Adeli Koodehi" w:date="2020-11-05T15:06:00Z"/>
        </w:rPr>
      </w:pPr>
      <w:ins w:id="593"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594" w:author="Siamak Adeli Koodehi" w:date="2020-11-05T15:06:00Z"/>
        </w:rPr>
      </w:pPr>
      <w:ins w:id="595" w:author="Siamak Adeli Koodehi" w:date="2020-11-05T15:06:00Z">
        <w:r>
          <w:lastRenderedPageBreak/>
          <w:t>The website also provides electoral results divided by each district.</w:t>
        </w:r>
      </w:ins>
    </w:p>
    <w:p w14:paraId="207D9451" w14:textId="77777777" w:rsidR="005106F1" w:rsidRDefault="005106F1" w:rsidP="005106F1">
      <w:pPr>
        <w:rPr>
          <w:ins w:id="596" w:author="Siamak Adeli Koodehi" w:date="2020-11-05T15:06:00Z"/>
        </w:rPr>
      </w:pPr>
    </w:p>
    <w:p w14:paraId="0CAFB9C7" w14:textId="2B330666" w:rsidR="005106F1" w:rsidRDefault="005106F1" w:rsidP="005106F1">
      <w:pPr>
        <w:rPr>
          <w:ins w:id="597" w:author="Siamak Adeli Koodehi" w:date="2020-11-05T15:06:00Z"/>
        </w:rPr>
      </w:pPr>
      <w:ins w:id="598"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599" w:author="Siamak Adeli Koodehi" w:date="2020-11-05T15:06:00Z"/>
        </w:rPr>
      </w:pPr>
      <w:ins w:id="600"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601" w:author="Siamak Adeli Koodehi" w:date="2020-11-05T15:06:00Z"/>
        </w:rPr>
      </w:pPr>
    </w:p>
    <w:p w14:paraId="15D5CDA8" w14:textId="77777777" w:rsidR="005106F1" w:rsidRDefault="005106F1" w:rsidP="005106F1">
      <w:pPr>
        <w:rPr>
          <w:ins w:id="602" w:author="Siamak Adeli Koodehi" w:date="2020-11-05T15:06:00Z"/>
        </w:rPr>
      </w:pPr>
    </w:p>
    <w:p w14:paraId="044BB73E" w14:textId="6635EAA8" w:rsidR="0054121B" w:rsidRDefault="0054121B" w:rsidP="005106F1">
      <w:pPr>
        <w:rPr>
          <w:ins w:id="603" w:author="Hung Vu" w:date="2020-11-06T00:27:00Z"/>
        </w:rPr>
      </w:pPr>
      <w:ins w:id="604" w:author="Hung Vu" w:date="2020-11-06T00:21:00Z">
        <w:r>
          <w:lastRenderedPageBreak/>
          <w:t>Based on findings of the</w:t>
        </w:r>
      </w:ins>
      <w:ins w:id="605" w:author="Hung Vu" w:date="2020-11-06T00:22:00Z">
        <w:r>
          <w:t xml:space="preserve"> regression models, there was no clear evidence of pork-barrelling theory which suggested the government would </w:t>
        </w:r>
      </w:ins>
      <w:ins w:id="606" w:author="Hung Vu" w:date="2020-11-06T00:23:00Z">
        <w:r>
          <w:t xml:space="preserve">allocate more budget to swing electorates. However, there is a moderate evidence </w:t>
        </w:r>
      </w:ins>
      <w:ins w:id="607" w:author="Hung Vu" w:date="2020-11-06T00:24:00Z">
        <w:r>
          <w:t>for political motivation</w:t>
        </w:r>
        <w:r>
          <w:t xml:space="preserve"> where the winning party allocated more budget to their won electorates. There is also an evidence t</w:t>
        </w:r>
      </w:ins>
      <w:ins w:id="608" w:author="Hung Vu" w:date="2020-11-06T00:25:00Z">
        <w:r>
          <w:t>hat more spending was allocated to electorates that have higher proportion of working age population</w:t>
        </w:r>
      </w:ins>
      <w:ins w:id="609" w:author="Hung Vu" w:date="2020-11-06T00:26:00Z">
        <w:r>
          <w:t>. However, the total population size</w:t>
        </w:r>
      </w:ins>
      <w:ins w:id="610" w:author="Hung Vu" w:date="2020-11-06T00:27:00Z">
        <w:r>
          <w:t xml:space="preserve"> and median household income</w:t>
        </w:r>
      </w:ins>
      <w:ins w:id="611" w:author="Hung Vu" w:date="2020-11-06T00:26:00Z">
        <w:r>
          <w:t xml:space="preserve"> ha</w:t>
        </w:r>
      </w:ins>
      <w:ins w:id="612" w:author="Hung Vu" w:date="2020-11-06T00:27:00Z">
        <w:r>
          <w:t>ve</w:t>
        </w:r>
      </w:ins>
      <w:ins w:id="613" w:author="Hung Vu" w:date="2020-11-06T00:26:00Z">
        <w:r>
          <w:t xml:space="preserve"> no</w:t>
        </w:r>
      </w:ins>
      <w:ins w:id="614" w:author="Hung Vu" w:date="2020-11-06T00:27:00Z">
        <w:r>
          <w:t xml:space="preserve"> correlation to the spending.</w:t>
        </w:r>
      </w:ins>
    </w:p>
    <w:p w14:paraId="776B0AF8" w14:textId="2DE30511" w:rsidR="000F6C24" w:rsidRDefault="000F6C24" w:rsidP="005106F1">
      <w:pPr>
        <w:rPr>
          <w:ins w:id="615" w:author="Hung Vu" w:date="2020-11-06T00:21:00Z"/>
        </w:rPr>
      </w:pPr>
      <w:ins w:id="616" w:author="Hung Vu" w:date="2020-11-06T00:28:00Z">
        <w:r>
          <w:t xml:space="preserve">The project team was aware that our data was only a snapshot of the government’s spending, election results and </w:t>
        </w:r>
      </w:ins>
      <w:ins w:id="617" w:author="Hung Vu" w:date="2020-11-06T00:29:00Z">
        <w:r>
          <w:t>Census data. Due to time limitation</w:t>
        </w:r>
      </w:ins>
      <w:ins w:id="618" w:author="Hung Vu" w:date="2020-11-06T00:31:00Z">
        <w:r>
          <w:t xml:space="preserve"> and significant amount of data</w:t>
        </w:r>
      </w:ins>
      <w:ins w:id="619" w:author="Hung Vu" w:date="2020-11-06T00:29:00Z">
        <w:r>
          <w:t xml:space="preserve">, </w:t>
        </w:r>
      </w:ins>
      <w:ins w:id="620" w:author="Hung Vu" w:date="2020-11-06T00:30:00Z">
        <w:r>
          <w:t xml:space="preserve">the team </w:t>
        </w:r>
      </w:ins>
      <w:ins w:id="621" w:author="Hung Vu" w:date="2020-11-06T00:32:00Z">
        <w:r>
          <w:t xml:space="preserve">decided </w:t>
        </w:r>
      </w:ins>
      <w:ins w:id="622" w:author="Hung Vu" w:date="2020-11-06T00:33:00Z">
        <w:r>
          <w:t xml:space="preserve">it would be </w:t>
        </w:r>
      </w:ins>
      <w:ins w:id="623" w:author="Hung Vu" w:date="2020-11-06T00:34:00Z">
        <w:r>
          <w:t xml:space="preserve">more efficient </w:t>
        </w:r>
      </w:ins>
      <w:ins w:id="624" w:author="Hung Vu" w:date="2020-11-06T00:32:00Z">
        <w:r>
          <w:t xml:space="preserve">to </w:t>
        </w:r>
      </w:ins>
      <w:ins w:id="625" w:author="Hung Vu" w:date="2020-11-06T00:30:00Z">
        <w:r>
          <w:t xml:space="preserve">explore the </w:t>
        </w:r>
      </w:ins>
      <w:ins w:id="626" w:author="Hung Vu" w:date="2020-11-06T00:34:00Z">
        <w:r>
          <w:t xml:space="preserve">snapshot </w:t>
        </w:r>
      </w:ins>
      <w:ins w:id="627" w:author="Hung Vu" w:date="2020-11-06T00:30:00Z">
        <w:r>
          <w:t xml:space="preserve">data to find </w:t>
        </w:r>
      </w:ins>
      <w:ins w:id="628" w:author="Hung Vu" w:date="2020-11-06T00:31:00Z">
        <w:r>
          <w:t>features that are the most relevant in understanding the government’s spending</w:t>
        </w:r>
      </w:ins>
      <w:ins w:id="629" w:author="Hung Vu" w:date="2020-11-06T00:33:00Z">
        <w:r>
          <w:t>.</w:t>
        </w:r>
      </w:ins>
      <w:ins w:id="630" w:author="Hung Vu" w:date="2020-11-06T00:31:00Z">
        <w:r>
          <w:t xml:space="preserve"> Based on these findings</w:t>
        </w:r>
      </w:ins>
      <w:ins w:id="631" w:author="Hung Vu" w:date="2020-11-06T00:33:00Z">
        <w:r>
          <w:t>, the project’s scope and data</w:t>
        </w:r>
      </w:ins>
      <w:ins w:id="632" w:author="Hung Vu" w:date="2020-11-06T00:34:00Z">
        <w:r>
          <w:t xml:space="preserve"> would then be extended if time allowed.</w:t>
        </w:r>
      </w:ins>
    </w:p>
    <w:p w14:paraId="463F5250" w14:textId="6FE376A6" w:rsidR="005106F1" w:rsidRDefault="005106F1" w:rsidP="005106F1">
      <w:pPr>
        <w:rPr>
          <w:ins w:id="633" w:author="Siamak Adeli Koodehi" w:date="2020-11-05T15:06:00Z"/>
        </w:rPr>
      </w:pPr>
      <w:ins w:id="634" w:author="Siamak Adeli Koodehi" w:date="2020-11-05T15:06:00Z">
        <w:r>
          <w:t>by following data science process from the finding a human centre problem, getting a fit data for use and making the data confess, found some evidence for the hypothesis of political motivation on how to government spend, correlation to the working</w:t>
        </w:r>
      </w:ins>
      <w:ins w:id="635" w:author="Hung Vu" w:date="2020-11-06T00:21:00Z">
        <w:r w:rsidR="0054121B">
          <w:t xml:space="preserve"> age group</w:t>
        </w:r>
      </w:ins>
      <w:ins w:id="636" w:author="Siamak Adeli Koodehi" w:date="2020-11-05T15:06:00Z">
        <w:del w:id="637" w:author="Hung Vu" w:date="2020-11-06T00:21:00Z">
          <w:r w:rsidDel="0054121B">
            <w:delText xml:space="preserve"> population</w:delText>
          </w:r>
        </w:del>
      </w:ins>
      <w:ins w:id="638" w:author="Hung Vu" w:date="2020-11-06T00:21:00Z">
        <w:r w:rsidR="0054121B">
          <w:t xml:space="preserve"> (21-65 years old)</w:t>
        </w:r>
      </w:ins>
      <w:ins w:id="639" w:author="Siamak Adeli Koodehi" w:date="2020-11-05T15:06:00Z">
        <w:r>
          <w:t xml:space="preserve">. </w:t>
        </w:r>
      </w:ins>
    </w:p>
    <w:p w14:paraId="0645AE51" w14:textId="77777777" w:rsidR="005106F1" w:rsidRDefault="005106F1" w:rsidP="005106F1">
      <w:pPr>
        <w:rPr>
          <w:ins w:id="640" w:author="Siamak Adeli Koodehi" w:date="2020-11-05T15:06:00Z"/>
        </w:rPr>
      </w:pPr>
      <w:ins w:id="641" w:author="Siamak Adeli Koodehi" w:date="2020-11-05T15:06:00Z">
        <w:r>
          <w:t>However, no correlation to the population size in a median household income.</w:t>
        </w:r>
      </w:ins>
    </w:p>
    <w:p w14:paraId="3A3D1871" w14:textId="77777777" w:rsidR="005106F1" w:rsidRDefault="005106F1" w:rsidP="005106F1">
      <w:pPr>
        <w:rPr>
          <w:ins w:id="642" w:author="Siamak Adeli Koodehi" w:date="2020-11-05T15:06:00Z"/>
        </w:rPr>
      </w:pPr>
      <w:ins w:id="643"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644" w:author="Siamak Adeli Koodehi" w:date="2020-11-05T15:06:00Z"/>
        </w:rPr>
      </w:pPr>
      <w:del w:id="645"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646" w:author="Siamak Adeli Koodehi" w:date="2020-11-05T15:06:00Z"/>
        </w:rPr>
      </w:pPr>
      <w:del w:id="647"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648" w:author="Siamak Adeli Koodehi" w:date="2020-11-05T15:06:00Z"/>
        </w:rPr>
      </w:pPr>
    </w:p>
    <w:p w14:paraId="18C2BC27" w14:textId="39E99145" w:rsidR="00A34361" w:rsidRPr="004E47A0" w:rsidDel="005106F1" w:rsidRDefault="00A34361" w:rsidP="004E47A0">
      <w:pPr>
        <w:rPr>
          <w:del w:id="649" w:author="Siamak Adeli Koodehi" w:date="2020-11-05T15:06:00Z"/>
        </w:rPr>
      </w:pPr>
      <w:del w:id="650"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651" w:author="Siamak Adeli Koodehi" w:date="2020-11-05T15:06:00Z"/>
        </w:rPr>
      </w:pPr>
      <w:del w:id="652"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653" w:author="Siamak Adeli Koodehi" w:date="2020-11-05T15:06:00Z"/>
        </w:rPr>
      </w:pPr>
      <w:del w:id="654"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6EE98358" w:rsidR="0023172C" w:rsidRDefault="00115563" w:rsidP="0023172C">
      <w:pPr>
        <w:pStyle w:val="Heading1"/>
      </w:pPr>
      <w:bookmarkStart w:id="655" w:name="_Toc55483368"/>
      <w:ins w:id="656" w:author="Christopher Symons" w:date="2020-11-05T15:34:00Z">
        <w:r>
          <w:lastRenderedPageBreak/>
          <w:t>Incorporation</w:t>
        </w:r>
      </w:ins>
      <w:ins w:id="657" w:author="Christopher Symons" w:date="2020-11-05T14:43:00Z">
        <w:r w:rsidR="00490E7E">
          <w:t xml:space="preserve"> of feedback and recommendations</w:t>
        </w:r>
      </w:ins>
      <w:bookmarkEnd w:id="655"/>
      <w:commentRangeStart w:id="658"/>
      <w:del w:id="659" w:author="Christopher Symons" w:date="2020-11-05T14:43:00Z">
        <w:r w:rsidR="0023172C" w:rsidDel="00490E7E">
          <w:delText>Summary</w:delText>
        </w:r>
      </w:del>
    </w:p>
    <w:p w14:paraId="34FC1F85" w14:textId="77777777" w:rsidR="00983CE2" w:rsidDel="00490E7E" w:rsidRDefault="00983CE2" w:rsidP="00983CE2">
      <w:pPr>
        <w:rPr>
          <w:del w:id="660" w:author="Christopher Symons" w:date="2020-11-05T14:43:00Z"/>
        </w:rPr>
      </w:pPr>
      <w:bookmarkStart w:id="661" w:name="_Toc55483369"/>
      <w:bookmarkEnd w:id="661"/>
    </w:p>
    <w:p w14:paraId="4751FA39" w14:textId="4D4E828D" w:rsidR="00983CE2" w:rsidDel="00490E7E" w:rsidRDefault="00983CE2" w:rsidP="00983CE2">
      <w:pPr>
        <w:rPr>
          <w:del w:id="662" w:author="Christopher Symons" w:date="2020-11-05T14:43:00Z"/>
        </w:rPr>
      </w:pPr>
      <w:bookmarkStart w:id="663" w:name="_Toc55483370"/>
      <w:bookmarkEnd w:id="663"/>
    </w:p>
    <w:p w14:paraId="4D289DDF" w14:textId="230453BC" w:rsidR="00490E7E" w:rsidRDefault="00983CE2" w:rsidP="00490E7E">
      <w:pPr>
        <w:pStyle w:val="Heading2"/>
        <w:rPr>
          <w:ins w:id="664" w:author="Christopher Symons" w:date="2020-11-05T14:45:00Z"/>
        </w:rPr>
      </w:pPr>
      <w:del w:id="665" w:author="Christopher Symons" w:date="2020-11-05T14:44:00Z">
        <w:r w:rsidDel="00490E7E">
          <w:delText>Response to Feedback</w:delText>
        </w:r>
        <w:commentRangeEnd w:id="658"/>
        <w:r w:rsidR="00281A50" w:rsidDel="00490E7E">
          <w:rPr>
            <w:rStyle w:val="CommentReference"/>
            <w:rFonts w:eastAsiaTheme="minorHAnsi" w:cstheme="minorBidi"/>
            <w:color w:val="auto"/>
          </w:rPr>
          <w:commentReference w:id="658"/>
        </w:r>
      </w:del>
      <w:bookmarkStart w:id="666" w:name="_Toc55483371"/>
      <w:ins w:id="667" w:author="Christopher Symons" w:date="2020-11-05T14:44:00Z">
        <w:r w:rsidR="00490E7E">
          <w:t>Presentation day</w:t>
        </w:r>
      </w:ins>
      <w:bookmarkEnd w:id="666"/>
    </w:p>
    <w:p w14:paraId="780D05F2" w14:textId="77761054" w:rsidR="00490E7E" w:rsidRPr="00490E7E" w:rsidRDefault="00490E7E">
      <w:pPr>
        <w:rPr>
          <w:ins w:id="668" w:author="Christopher Symons" w:date="2020-11-05T14:44:00Z"/>
        </w:rPr>
        <w:pPrChange w:id="669" w:author="Christopher Symons" w:date="2020-11-05T14:45:00Z">
          <w:pPr>
            <w:pStyle w:val="Heading2"/>
          </w:pPr>
        </w:pPrChange>
      </w:pPr>
      <w:ins w:id="670" w:author="Christopher Symons" w:date="2020-11-05T14:45:00Z">
        <w:r>
          <w:t>[yet to be done by CJRS]</w:t>
        </w:r>
      </w:ins>
    </w:p>
    <w:p w14:paraId="1491E62F" w14:textId="4BD4AD09" w:rsidR="00490E7E" w:rsidRPr="00490E7E" w:rsidRDefault="00490E7E" w:rsidP="00490E7E">
      <w:pPr>
        <w:pStyle w:val="Heading2"/>
        <w:rPr>
          <w:ins w:id="671" w:author="Christopher Symons" w:date="2020-11-05T14:44:00Z"/>
        </w:rPr>
      </w:pPr>
      <w:bookmarkStart w:id="672" w:name="_Toc55483372"/>
      <w:ins w:id="673" w:author="Christopher Symons" w:date="2020-11-05T14:44:00Z">
        <w:r w:rsidRPr="00490E7E">
          <w:t>Peer review</w:t>
        </w:r>
        <w:bookmarkEnd w:id="672"/>
      </w:ins>
    </w:p>
    <w:p w14:paraId="57E7F8B4" w14:textId="77777777" w:rsidR="00490E7E" w:rsidRPr="00490E7E" w:rsidRDefault="00490E7E" w:rsidP="00490E7E">
      <w:pPr>
        <w:rPr>
          <w:ins w:id="674" w:author="Christopher Symons" w:date="2020-11-05T14:48:00Z"/>
          <w:lang w:val="en-US"/>
          <w:rPrChange w:id="675" w:author="Christopher Symons" w:date="2020-11-05T14:48:00Z">
            <w:rPr>
              <w:ins w:id="676" w:author="Christopher Symons" w:date="2020-11-05T14:48:00Z"/>
              <w:highlight w:val="green"/>
              <w:lang w:val="en-US"/>
            </w:rPr>
          </w:rPrChange>
        </w:rPr>
      </w:pPr>
      <w:ins w:id="677" w:author="Christopher Symons" w:date="2020-11-05T14:48:00Z">
        <w:r w:rsidRPr="00490E7E">
          <w:rPr>
            <w:lang w:val="en-US"/>
            <w:rPrChange w:id="678"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679" w:author="Christopher Symons" w:date="2020-11-05T14:48:00Z"/>
          <w:lang w:val="en-US"/>
          <w:rPrChange w:id="680" w:author="Christopher Symons" w:date="2020-11-05T14:48:00Z">
            <w:rPr>
              <w:ins w:id="681" w:author="Christopher Symons" w:date="2020-11-05T14:48:00Z"/>
              <w:highlight w:val="green"/>
              <w:lang w:val="en-US"/>
            </w:rPr>
          </w:rPrChange>
        </w:rPr>
      </w:pPr>
      <w:ins w:id="682" w:author="Christopher Symons" w:date="2020-11-05T14:48:00Z">
        <w:r w:rsidRPr="00490E7E">
          <w:rPr>
            <w:lang w:val="en-US"/>
            <w:rPrChange w:id="683"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684" w:author="Christopher Symons" w:date="2020-11-05T14:48:00Z"/>
          <w:i/>
          <w:iCs/>
          <w:lang w:val="en-US"/>
          <w:rPrChange w:id="685" w:author="Christopher Symons" w:date="2020-11-05T14:48:00Z">
            <w:rPr>
              <w:ins w:id="686" w:author="Christopher Symons" w:date="2020-11-05T14:48:00Z"/>
              <w:i/>
              <w:iCs/>
              <w:highlight w:val="green"/>
              <w:lang w:val="en-US"/>
            </w:rPr>
          </w:rPrChange>
        </w:rPr>
      </w:pPr>
      <w:ins w:id="687" w:author="Christopher Symons" w:date="2020-11-05T14:48:00Z">
        <w:r w:rsidRPr="00490E7E">
          <w:rPr>
            <w:i/>
            <w:iCs/>
            <w:lang w:val="en-US"/>
            <w:rPrChange w:id="688" w:author="Christopher Symons" w:date="2020-11-05T14:48:00Z">
              <w:rPr>
                <w:i/>
                <w:iCs/>
                <w:highlight w:val="green"/>
                <w:lang w:val="en-US"/>
              </w:rPr>
            </w:rPrChange>
          </w:rPr>
          <w:t>Agreed. We appreciate that 30 or 60 seconds is not sufficient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689" w:author="Christopher Symons" w:date="2020-11-05T14:48:00Z"/>
          <w:lang w:val="en-US"/>
          <w:rPrChange w:id="690" w:author="Christopher Symons" w:date="2020-11-05T14:48:00Z">
            <w:rPr>
              <w:ins w:id="691" w:author="Christopher Symons" w:date="2020-11-05T14:48:00Z"/>
              <w:highlight w:val="green"/>
              <w:lang w:val="en-US"/>
            </w:rPr>
          </w:rPrChange>
        </w:rPr>
      </w:pPr>
      <w:ins w:id="692" w:author="Christopher Symons" w:date="2020-11-05T14:48:00Z">
        <w:r w:rsidRPr="00490E7E">
          <w:rPr>
            <w:lang w:val="en-US"/>
            <w:rPrChange w:id="693"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694" w:author="Christopher Symons" w:date="2020-11-05T14:48:00Z"/>
          <w:i/>
          <w:iCs/>
          <w:lang w:val="en-US"/>
          <w:rPrChange w:id="695" w:author="Christopher Symons" w:date="2020-11-05T14:48:00Z">
            <w:rPr>
              <w:ins w:id="696" w:author="Christopher Symons" w:date="2020-11-05T14:48:00Z"/>
              <w:i/>
              <w:iCs/>
              <w:highlight w:val="green"/>
              <w:lang w:val="en-US"/>
            </w:rPr>
          </w:rPrChange>
        </w:rPr>
      </w:pPr>
      <w:ins w:id="697" w:author="Christopher Symons" w:date="2020-11-05T14:48:00Z">
        <w:r w:rsidRPr="00490E7E">
          <w:rPr>
            <w:i/>
            <w:iCs/>
            <w:lang w:val="en-US"/>
            <w:rPrChange w:id="698" w:author="Christopher Symons" w:date="2020-11-05T14:48:00Z">
              <w:rPr>
                <w:i/>
                <w:iCs/>
                <w:highlight w:val="green"/>
                <w:lang w:val="en-US"/>
              </w:rPr>
            </w:rPrChange>
          </w:rPr>
          <w:t xml:space="preserve">Agreed. In our enthusiasm to </w:t>
        </w:r>
        <w:proofErr w:type="spellStart"/>
        <w:r w:rsidRPr="00490E7E">
          <w:rPr>
            <w:i/>
            <w:iCs/>
            <w:lang w:val="en-US"/>
            <w:rPrChange w:id="699" w:author="Christopher Symons" w:date="2020-11-05T14:48:00Z">
              <w:rPr>
                <w:i/>
                <w:iCs/>
                <w:highlight w:val="green"/>
                <w:lang w:val="en-US"/>
              </w:rPr>
            </w:rPrChange>
          </w:rPr>
          <w:t>maximise</w:t>
        </w:r>
        <w:proofErr w:type="spellEnd"/>
        <w:r w:rsidRPr="00490E7E">
          <w:rPr>
            <w:i/>
            <w:iCs/>
            <w:lang w:val="en-US"/>
            <w:rPrChange w:id="700" w:author="Christopher Symons" w:date="2020-11-05T14:48:00Z">
              <w:rPr>
                <w:i/>
                <w:iCs/>
                <w:highlight w:val="green"/>
                <w:lang w:val="en-US"/>
              </w:rPr>
            </w:rPrChange>
          </w:rPr>
          <w:t xml:space="preserv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701" w:author="Christopher Symons" w:date="2020-11-05T14:48:00Z"/>
          <w:lang w:val="en-US"/>
          <w:rPrChange w:id="702" w:author="Christopher Symons" w:date="2020-11-05T14:48:00Z">
            <w:rPr>
              <w:ins w:id="703" w:author="Christopher Symons" w:date="2020-11-05T14:48:00Z"/>
              <w:highlight w:val="green"/>
              <w:lang w:val="en-US"/>
            </w:rPr>
          </w:rPrChange>
        </w:rPr>
      </w:pPr>
      <w:ins w:id="704" w:author="Christopher Symons" w:date="2020-11-05T14:48:00Z">
        <w:r w:rsidRPr="00490E7E">
          <w:rPr>
            <w:lang w:val="en-US"/>
            <w:rPrChange w:id="705"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706" w:author="Christopher Symons" w:date="2020-11-05T14:48:00Z"/>
          <w:i/>
          <w:iCs/>
          <w:lang w:val="en-US"/>
          <w:rPrChange w:id="707" w:author="Christopher Symons" w:date="2020-11-05T14:48:00Z">
            <w:rPr>
              <w:ins w:id="708" w:author="Christopher Symons" w:date="2020-11-05T14:48:00Z"/>
              <w:i/>
              <w:iCs/>
              <w:highlight w:val="green"/>
              <w:lang w:val="en-US"/>
            </w:rPr>
          </w:rPrChange>
        </w:rPr>
      </w:pPr>
      <w:ins w:id="709" w:author="Christopher Symons" w:date="2020-11-05T14:48:00Z">
        <w:r w:rsidRPr="00490E7E">
          <w:rPr>
            <w:i/>
            <w:iCs/>
            <w:lang w:val="en-US"/>
            <w:rPrChange w:id="710" w:author="Christopher Symons" w:date="2020-11-05T14:48:00Z">
              <w:rPr>
                <w:i/>
                <w:iCs/>
                <w:highlight w:val="green"/>
                <w:lang w:val="en-US"/>
              </w:rPr>
            </w:rPrChange>
          </w:rPr>
          <w:t>Agreed. Similar to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711" w:author="Christopher Symons" w:date="2020-11-05T14:48:00Z"/>
          <w:lang w:val="en-US"/>
          <w:rPrChange w:id="712" w:author="Christopher Symons" w:date="2020-11-05T14:48:00Z">
            <w:rPr>
              <w:ins w:id="713" w:author="Christopher Symons" w:date="2020-11-05T14:48:00Z"/>
              <w:highlight w:val="green"/>
              <w:lang w:val="en-US"/>
            </w:rPr>
          </w:rPrChange>
        </w:rPr>
      </w:pPr>
      <w:ins w:id="714" w:author="Christopher Symons" w:date="2020-11-05T14:48:00Z">
        <w:r w:rsidRPr="00490E7E">
          <w:rPr>
            <w:lang w:val="en-US"/>
            <w:rPrChange w:id="715"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716" w:author="Christopher Symons" w:date="2020-11-05T14:48:00Z"/>
          <w:i/>
          <w:iCs/>
          <w:lang w:val="en-US"/>
          <w:rPrChange w:id="717" w:author="Christopher Symons" w:date="2020-11-05T14:48:00Z">
            <w:rPr>
              <w:ins w:id="718" w:author="Christopher Symons" w:date="2020-11-05T14:48:00Z"/>
              <w:i/>
              <w:iCs/>
              <w:highlight w:val="green"/>
              <w:lang w:val="en-US"/>
            </w:rPr>
          </w:rPrChange>
        </w:rPr>
      </w:pPr>
      <w:ins w:id="719" w:author="Christopher Symons" w:date="2020-11-05T14:48:00Z">
        <w:r w:rsidRPr="00490E7E">
          <w:rPr>
            <w:i/>
            <w:iCs/>
            <w:lang w:val="en-US"/>
            <w:rPrChange w:id="720" w:author="Christopher Symons" w:date="2020-11-05T14:48:00Z">
              <w:rPr>
                <w:i/>
                <w:iCs/>
                <w:highlight w:val="green"/>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721" w:author="Christopher Symons" w:date="2020-11-05T14:48:00Z"/>
          <w:lang w:val="en-US"/>
          <w:rPrChange w:id="722" w:author="Christopher Symons" w:date="2020-11-05T14:48:00Z">
            <w:rPr>
              <w:ins w:id="723" w:author="Christopher Symons" w:date="2020-11-05T14:48:00Z"/>
              <w:highlight w:val="green"/>
              <w:lang w:val="en-US"/>
            </w:rPr>
          </w:rPrChange>
        </w:rPr>
      </w:pPr>
      <w:ins w:id="724" w:author="Christopher Symons" w:date="2020-11-05T14:48:00Z">
        <w:r w:rsidRPr="00490E7E">
          <w:rPr>
            <w:lang w:val="en-US"/>
            <w:rPrChange w:id="725"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726" w:author="Christopher Symons" w:date="2020-11-05T14:48:00Z"/>
          <w:i/>
          <w:iCs/>
          <w:lang w:val="en-US"/>
          <w:rPrChange w:id="727" w:author="Christopher Symons" w:date="2020-11-05T14:48:00Z">
            <w:rPr>
              <w:ins w:id="728" w:author="Christopher Symons" w:date="2020-11-05T14:48:00Z"/>
              <w:i/>
              <w:iCs/>
              <w:highlight w:val="green"/>
              <w:lang w:val="en-US"/>
            </w:rPr>
          </w:rPrChange>
        </w:rPr>
      </w:pPr>
      <w:ins w:id="729" w:author="Christopher Symons" w:date="2020-11-05T14:48:00Z">
        <w:r w:rsidRPr="00490E7E">
          <w:rPr>
            <w:i/>
            <w:iCs/>
            <w:lang w:val="en-US"/>
            <w:rPrChange w:id="730"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731" w:author="Christopher Symons" w:date="2020-11-05T14:48:00Z"/>
          <w:lang w:val="en-US"/>
          <w:rPrChange w:id="732" w:author="Christopher Symons" w:date="2020-11-05T14:48:00Z">
            <w:rPr>
              <w:ins w:id="733" w:author="Christopher Symons" w:date="2020-11-05T14:48:00Z"/>
              <w:highlight w:val="green"/>
              <w:lang w:val="en-US"/>
            </w:rPr>
          </w:rPrChange>
        </w:rPr>
      </w:pPr>
      <w:ins w:id="734" w:author="Christopher Symons" w:date="2020-11-05T14:48:00Z">
        <w:r w:rsidRPr="00490E7E">
          <w:rPr>
            <w:lang w:val="en-US"/>
            <w:rPrChange w:id="735"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736" w:author="Christopher Symons" w:date="2020-11-05T14:48:00Z"/>
          <w:lang w:val="en-US"/>
          <w:rPrChange w:id="737" w:author="Christopher Symons" w:date="2020-11-05T14:48:00Z">
            <w:rPr>
              <w:ins w:id="738" w:author="Christopher Symons" w:date="2020-11-05T14:48:00Z"/>
              <w:highlight w:val="green"/>
              <w:lang w:val="en-US"/>
            </w:rPr>
          </w:rPrChange>
        </w:rPr>
      </w:pPr>
      <w:ins w:id="739" w:author="Christopher Symons" w:date="2020-11-05T14:48:00Z">
        <w:r w:rsidRPr="00490E7E">
          <w:rPr>
            <w:i/>
            <w:iCs/>
            <w:lang w:val="en-US"/>
            <w:rPrChange w:id="740" w:author="Christopher Symons" w:date="2020-11-05T14:48:00Z">
              <w:rPr>
                <w:i/>
                <w:iCs/>
                <w:highlight w:val="green"/>
                <w:lang w:val="en-US"/>
              </w:rPr>
            </w:rPrChange>
          </w:rPr>
          <w:t xml:space="preserve">Understood. In our enthusiasm to use the inverted pyramid storytelling structure, we perhaps </w:t>
        </w:r>
        <w:proofErr w:type="spellStart"/>
        <w:r w:rsidRPr="00490E7E">
          <w:rPr>
            <w:i/>
            <w:iCs/>
            <w:lang w:val="en-US"/>
            <w:rPrChange w:id="741" w:author="Christopher Symons" w:date="2020-11-05T14:48:00Z">
              <w:rPr>
                <w:i/>
                <w:iCs/>
                <w:highlight w:val="green"/>
                <w:lang w:val="en-US"/>
              </w:rPr>
            </w:rPrChange>
          </w:rPr>
          <w:t>deemphasised</w:t>
        </w:r>
        <w:proofErr w:type="spellEnd"/>
        <w:r w:rsidRPr="00490E7E">
          <w:rPr>
            <w:i/>
            <w:iCs/>
            <w:lang w:val="en-US"/>
            <w:rPrChange w:id="742" w:author="Christopher Symons" w:date="2020-11-05T14:48:00Z">
              <w:rPr>
                <w:i/>
                <w:iCs/>
                <w:highlight w:val="green"/>
                <w:lang w:val="en-US"/>
              </w:rPr>
            </w:rPrChange>
          </w:rPr>
          <w:t xml:space="preserve">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743" w:author="Christopher Symons" w:date="2020-11-05T14:44:00Z"/>
        </w:rPr>
        <w:pPrChange w:id="744" w:author="Christopher Symons" w:date="2020-11-05T14:44:00Z">
          <w:pPr>
            <w:pStyle w:val="Heading2"/>
          </w:pPr>
        </w:pPrChange>
      </w:pPr>
    </w:p>
    <w:p w14:paraId="282A5BFE" w14:textId="5E0A9AF8" w:rsidR="00983CE2" w:rsidRPr="00983CE2" w:rsidDel="00490E7E" w:rsidRDefault="00983CE2" w:rsidP="00983CE2">
      <w:pPr>
        <w:rPr>
          <w:del w:id="745"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746" w:name="_Toc55483373"/>
      <w:r>
        <w:lastRenderedPageBreak/>
        <w:t>Appendix A – References</w:t>
      </w:r>
      <w:bookmarkEnd w:id="746"/>
    </w:p>
    <w:p w14:paraId="4F5FDC1D" w14:textId="77777777" w:rsidR="00983CE2" w:rsidRDefault="00983CE2" w:rsidP="00983CE2">
      <w:pPr>
        <w:pStyle w:val="Heading2"/>
        <w:numPr>
          <w:ilvl w:val="0"/>
          <w:numId w:val="0"/>
        </w:numPr>
      </w:pPr>
      <w:bookmarkStart w:id="747" w:name="_Toc55483374"/>
      <w:r>
        <w:t>Literature</w:t>
      </w:r>
      <w:bookmarkEnd w:id="747"/>
    </w:p>
    <w:p w14:paraId="2B8C30F5" w14:textId="77777777" w:rsidR="00983CE2" w:rsidRDefault="00983CE2" w:rsidP="00983CE2">
      <w:r>
        <w:t xml:space="preserve">[1] </w:t>
      </w:r>
      <w:hyperlink r:id="rId43" w:history="1">
        <w:r w:rsidRPr="00361622">
          <w:rPr>
            <w:rStyle w:val="Hyperlink"/>
          </w:rPr>
          <w:t>https://australianelectionstudy.org/</w:t>
        </w:r>
      </w:hyperlink>
      <w:r>
        <w:t xml:space="preserve"> - REFERENCE TO BE CORRECTLY DETAILED</w:t>
      </w:r>
    </w:p>
    <w:p w14:paraId="3C3EFA79" w14:textId="4DBE0009" w:rsidR="00983CE2" w:rsidRDefault="0017372A" w:rsidP="00AF6206">
      <w:pPr>
        <w:jc w:val="left"/>
        <w:pPrChange w:id="748" w:author="Hung Vu" w:date="2020-11-06T00:39:00Z">
          <w:pPr/>
        </w:pPrChange>
      </w:pPr>
      <w:ins w:id="749" w:author="Hung Vu" w:date="2020-11-06T00:37:00Z">
        <w:r>
          <w:t>Queensland Redistribution Commission 2017, Quee</w:t>
        </w:r>
      </w:ins>
      <w:ins w:id="750" w:author="Hung Vu" w:date="2020-11-06T00:38:00Z">
        <w:r>
          <w:t>n</w:t>
        </w:r>
      </w:ins>
      <w:ins w:id="751" w:author="Hung Vu" w:date="2020-11-06T00:37:00Z">
        <w:r>
          <w:t>sland Gover</w:t>
        </w:r>
      </w:ins>
      <w:ins w:id="752" w:author="Hung Vu" w:date="2020-11-06T00:38:00Z">
        <w:r>
          <w:t>n</w:t>
        </w:r>
      </w:ins>
      <w:ins w:id="753" w:author="Hung Vu" w:date="2020-11-06T00:37:00Z">
        <w:r>
          <w:t>ment</w:t>
        </w:r>
      </w:ins>
      <w:ins w:id="754" w:author="Hung Vu" w:date="2020-11-06T00:38:00Z">
        <w:r>
          <w:t xml:space="preserve"> Gazette Extraordinary, Queensland Redistribution </w:t>
        </w:r>
        <w:proofErr w:type="spellStart"/>
        <w:r>
          <w:t>Commision</w:t>
        </w:r>
        <w:proofErr w:type="spellEnd"/>
        <w:r w:rsidR="00AF6206">
          <w:t xml:space="preserve">, </w:t>
        </w:r>
      </w:ins>
      <w:ins w:id="755" w:author="Hung Vu" w:date="2020-11-06T00:39:00Z">
        <w:r w:rsidR="00AF6206">
          <w:t>&lt;</w:t>
        </w:r>
      </w:ins>
      <w:ins w:id="756" w:author="Hung Vu" w:date="2020-11-06T00:35:00Z">
        <w:r w:rsidRPr="0017372A">
          <w:t>https://www.ecq.qld.gov.au/__data/assets/pdf_file/0021/4944/26.5.17_Extraordinary-Gazette_QRC-Final-Determination.pdf</w:t>
        </w:r>
      </w:ins>
      <w:ins w:id="757" w:author="Hung Vu" w:date="2020-11-06T00:39:00Z">
        <w:r w:rsidR="00AF6206">
          <w:t>&gt;</w:t>
        </w:r>
      </w:ins>
      <w:bookmarkStart w:id="758" w:name="_GoBack"/>
      <w:bookmarkEnd w:id="758"/>
    </w:p>
    <w:p w14:paraId="571BDB22" w14:textId="77777777" w:rsidR="00983CE2" w:rsidRDefault="00983CE2" w:rsidP="00983CE2"/>
    <w:p w14:paraId="62B285C2" w14:textId="77777777" w:rsidR="00983CE2" w:rsidRDefault="00983CE2" w:rsidP="00983CE2">
      <w:pPr>
        <w:pStyle w:val="Heading2"/>
        <w:numPr>
          <w:ilvl w:val="0"/>
          <w:numId w:val="0"/>
        </w:numPr>
      </w:pPr>
      <w:bookmarkStart w:id="759" w:name="_Toc55483375"/>
      <w:r>
        <w:t>Datasets</w:t>
      </w:r>
      <w:bookmarkEnd w:id="759"/>
    </w:p>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bookmarkStart w:id="760" w:name="_Toc55483376"/>
      <w:r>
        <w:t>Code Libraries and Tools</w:t>
      </w:r>
      <w:bookmarkEnd w:id="760"/>
    </w:p>
    <w:p w14:paraId="71038FF3" w14:textId="06FBDFFE" w:rsidR="00983CE2" w:rsidRDefault="00490E7E" w:rsidP="00983CE2">
      <w:pPr>
        <w:rPr>
          <w:ins w:id="761" w:author="Christopher Symons" w:date="2020-11-05T14:38:00Z"/>
        </w:rPr>
      </w:pPr>
      <w:proofErr w:type="spellStart"/>
      <w:ins w:id="762" w:author="Christopher Symons" w:date="2020-11-05T14:37:00Z">
        <w:r w:rsidRPr="00490E7E">
          <w:t>find_electorate_by_</w:t>
        </w:r>
        <w:proofErr w:type="gramStart"/>
        <w:r w:rsidRPr="00490E7E">
          <w:t>latlong.ipynb</w:t>
        </w:r>
      </w:ins>
      <w:proofErr w:type="spellEnd"/>
      <w:proofErr w:type="gramEnd"/>
      <w:ins w:id="763" w:author="Christopher Symons" w:date="2020-11-05T14:38:00Z">
        <w:r>
          <w:t xml:space="preserve"> </w:t>
        </w:r>
        <w:r>
          <w:rPr>
            <w:lang w:val="en-US"/>
          </w:rPr>
          <w:t>(CJRS note: on GitHub as at 5/11/2020)</w:t>
        </w:r>
      </w:ins>
    </w:p>
    <w:p w14:paraId="1ECCBCE0" w14:textId="10C44C2A" w:rsidR="00490E7E" w:rsidRPr="00490E7E" w:rsidRDefault="00490E7E" w:rsidP="00490E7E">
      <w:pPr>
        <w:spacing w:after="0" w:line="240" w:lineRule="auto"/>
        <w:jc w:val="left"/>
        <w:rPr>
          <w:ins w:id="764" w:author="Christopher Symons" w:date="2020-11-05T14:38:00Z"/>
          <w:lang w:val="en-US"/>
        </w:rPr>
      </w:pPr>
      <w:proofErr w:type="spellStart"/>
      <w:ins w:id="765" w:author="Christopher Symons" w:date="2020-11-05T14:38:00Z">
        <w:r w:rsidRPr="00490E7E">
          <w:rPr>
            <w:lang w:val="en-US"/>
          </w:rPr>
          <w:t>scrape_AP_suburb_</w:t>
        </w:r>
        <w:proofErr w:type="gramStart"/>
        <w:r w:rsidRPr="00490E7E">
          <w:rPr>
            <w:lang w:val="en-US"/>
          </w:rPr>
          <w:t>list.ipynb</w:t>
        </w:r>
        <w:proofErr w:type="spellEnd"/>
        <w:proofErr w:type="gramEnd"/>
        <w:r>
          <w:rPr>
            <w:lang w:val="en-US"/>
          </w:rPr>
          <w:t xml:space="preserve"> (CJRS note: on GitHub as at 5/11/2020)</w:t>
        </w:r>
      </w:ins>
    </w:p>
    <w:p w14:paraId="0DAB1BB5" w14:textId="77777777" w:rsidR="00490E7E" w:rsidRPr="00983CE2" w:rsidRDefault="00490E7E" w:rsidP="00983CE2"/>
    <w:sectPr w:rsidR="00490E7E" w:rsidRPr="00983CE2">
      <w:footerReference w:type="default" r:id="rId4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Symons" w:date="2020-11-04T17:19:00Z" w:initials="CS">
    <w:p w14:paraId="4A2634C2" w14:textId="0EA9080F" w:rsidR="00EE1131" w:rsidRDefault="00EE1131">
      <w:pPr>
        <w:pStyle w:val="CommentText"/>
      </w:pPr>
      <w:r>
        <w:rPr>
          <w:rStyle w:val="CommentReference"/>
        </w:rPr>
        <w:annotationRef/>
      </w:r>
      <w:r>
        <w:t>Is everyone okay with this?</w:t>
      </w:r>
    </w:p>
  </w:comment>
  <w:comment w:id="3" w:author="Christopher Symons" w:date="2020-11-05T15:45:00Z" w:initials="CS">
    <w:p w14:paraId="71EE6AF9" w14:textId="488B9E8C" w:rsidR="00EE1131" w:rsidRDefault="00EE1131">
      <w:pPr>
        <w:pStyle w:val="CommentText"/>
      </w:pPr>
      <w:r>
        <w:rPr>
          <w:rStyle w:val="CommentReference"/>
        </w:rPr>
        <w:annotationRef/>
      </w:r>
      <w:r>
        <w:t>Make past tense. Reword last para.</w:t>
      </w:r>
    </w:p>
  </w:comment>
  <w:comment w:id="165" w:author="Christopher Symons" w:date="2020-11-04T16:53:00Z" w:initials="CS">
    <w:p w14:paraId="059E9B69" w14:textId="30CC344B" w:rsidR="00EE1131" w:rsidRDefault="00EE1131">
      <w:pPr>
        <w:pStyle w:val="CommentText"/>
      </w:pPr>
      <w:r>
        <w:rPr>
          <w:rStyle w:val="CommentReference"/>
        </w:rPr>
        <w:annotationRef/>
      </w:r>
      <w:r>
        <w:t xml:space="preserve">Problem solving with </w:t>
      </w:r>
      <w:proofErr w:type="gramStart"/>
      <w:r>
        <w:t>data?</w:t>
      </w:r>
      <w:proofErr w:type="gramEnd"/>
    </w:p>
  </w:comment>
  <w:comment w:id="259" w:author="Christopher Symons" w:date="2020-11-04T17:07:00Z" w:initials="CS">
    <w:p w14:paraId="526E6F59" w14:textId="50103589" w:rsidR="00EE1131" w:rsidRDefault="00EE1131">
      <w:pPr>
        <w:pStyle w:val="CommentText"/>
      </w:pPr>
      <w:r>
        <w:rPr>
          <w:rStyle w:val="CommentReference"/>
        </w:rPr>
        <w:annotationRef/>
      </w:r>
      <w:r>
        <w:t>Getting the data (I need)?</w:t>
      </w:r>
    </w:p>
  </w:comment>
  <w:comment w:id="283" w:author="Christopher Symons" w:date="2020-11-05T14:39:00Z" w:initials="CS">
    <w:p w14:paraId="624170AE" w14:textId="55725178" w:rsidR="00EE1131" w:rsidRDefault="00EE1131">
      <w:pPr>
        <w:pStyle w:val="CommentText"/>
      </w:pPr>
      <w:r>
        <w:rPr>
          <w:rStyle w:val="CommentReference"/>
        </w:rPr>
        <w:annotationRef/>
      </w:r>
      <w:r>
        <w:t>Should be a third level heading… but can’t seem to find the option.</w:t>
      </w:r>
    </w:p>
  </w:comment>
  <w:comment w:id="309" w:author="Christopher Symons" w:date="2020-11-05T14:42:00Z" w:initials="CS">
    <w:p w14:paraId="7F3B1129" w14:textId="361D4E81" w:rsidR="00EE1131" w:rsidRDefault="00EE1131">
      <w:pPr>
        <w:pStyle w:val="CommentText"/>
      </w:pPr>
      <w:r>
        <w:rPr>
          <w:rStyle w:val="CommentReference"/>
        </w:rPr>
        <w:annotationRef/>
      </w:r>
      <w:r>
        <w:rPr>
          <w:rStyle w:val="CommentReference"/>
        </w:rPr>
        <w:annotationRef/>
      </w:r>
      <w:r>
        <w:t>Should be a third level heading… but can’t seem to find the option.</w:t>
      </w:r>
    </w:p>
  </w:comment>
  <w:comment w:id="341" w:author="Matthew Colwell" w:date="2020-11-05T06:58:00Z" w:initials="MC">
    <w:p w14:paraId="0AD7F11C" w14:textId="5D10318B" w:rsidR="00EE1131" w:rsidRDefault="00EE1131">
      <w:pPr>
        <w:pStyle w:val="CommentText"/>
      </w:pPr>
      <w:r>
        <w:rPr>
          <w:rStyle w:val="CommentReference"/>
        </w:rPr>
        <w:annotationRef/>
      </w:r>
      <w:r>
        <w:t>Is this true though? This was included in the modelling correlations</w:t>
      </w:r>
    </w:p>
  </w:comment>
  <w:comment w:id="342" w:author="Matthew Colwell" w:date="2020-11-05T06:58:00Z" w:initials="MC">
    <w:p w14:paraId="5149902A" w14:textId="35E76AF2" w:rsidR="00EE1131" w:rsidRDefault="00EE1131">
      <w:pPr>
        <w:pStyle w:val="CommentText"/>
      </w:pPr>
      <w:r>
        <w:rPr>
          <w:rStyle w:val="CommentReference"/>
        </w:rPr>
        <w:annotationRef/>
      </w:r>
      <w:r>
        <w:t>Can we elaborate? and remove the use of “we”</w:t>
      </w:r>
      <w:proofErr w:type="gramStart"/>
      <w:r>
        <w:t>/”our</w:t>
      </w:r>
      <w:proofErr w:type="gramEnd"/>
      <w:r>
        <w:t>”</w:t>
      </w:r>
    </w:p>
  </w:comment>
  <w:comment w:id="469" w:author="Christopher Symons" w:date="2020-11-04T17:11:00Z" w:initials="CS">
    <w:p w14:paraId="5CA4C6C6" w14:textId="23C12A89" w:rsidR="00EE1131" w:rsidRDefault="00EE1131">
      <w:pPr>
        <w:pStyle w:val="CommentText"/>
      </w:pPr>
      <w:r>
        <w:rPr>
          <w:rStyle w:val="CommentReference"/>
        </w:rPr>
        <w:annotationRef/>
      </w:r>
      <w:r>
        <w:t>Making the data confess?</w:t>
      </w:r>
    </w:p>
  </w:comment>
  <w:comment w:id="568" w:author="Matthew Colwell" w:date="2020-11-05T07:43:00Z" w:initials="MC">
    <w:p w14:paraId="1E0C8E71" w14:textId="3FEC4D9F" w:rsidR="00EE1131" w:rsidRDefault="00EE1131">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572" w:author="Christopher Symons" w:date="2020-11-04T17:15:00Z" w:initials="CS">
    <w:p w14:paraId="448980B1" w14:textId="2525F0B2" w:rsidR="00EE1131" w:rsidRDefault="00EE1131">
      <w:pPr>
        <w:pStyle w:val="CommentText"/>
      </w:pPr>
      <w:r>
        <w:rPr>
          <w:rStyle w:val="CommentReference"/>
        </w:rPr>
        <w:annotationRef/>
      </w:r>
      <w:r>
        <w:t>Storytelling with data?</w:t>
      </w:r>
    </w:p>
  </w:comment>
  <w:comment w:id="658" w:author="Christopher Symons" w:date="2020-11-04T17:17:00Z" w:initials="CS">
    <w:p w14:paraId="3B8F9A41" w14:textId="596D1E09" w:rsidR="00EE1131" w:rsidRDefault="00EE1131">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B15E7" w14:textId="77777777" w:rsidR="00E96F1F" w:rsidRDefault="00E96F1F" w:rsidP="00150D46">
      <w:pPr>
        <w:spacing w:after="0" w:line="240" w:lineRule="auto"/>
      </w:pPr>
      <w:r>
        <w:separator/>
      </w:r>
    </w:p>
  </w:endnote>
  <w:endnote w:type="continuationSeparator" w:id="0">
    <w:p w14:paraId="3F19FE8D" w14:textId="77777777" w:rsidR="00E96F1F" w:rsidRDefault="00E96F1F"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75525"/>
      <w:docPartObj>
        <w:docPartGallery w:val="Page Numbers (Bottom of Page)"/>
        <w:docPartUnique/>
      </w:docPartObj>
    </w:sdtPr>
    <w:sdtEndPr>
      <w:rPr>
        <w:noProof/>
      </w:rPr>
    </w:sdtEndPr>
    <w:sdtContent>
      <w:p w14:paraId="78AF0980" w14:textId="77777777" w:rsidR="00EE1131" w:rsidRDefault="00EE1131">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EE1131" w:rsidRDefault="00EE1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11F4" w14:textId="77777777" w:rsidR="00EE1131" w:rsidRPr="00983CE2" w:rsidRDefault="00EE1131"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68E9B" w14:textId="77777777" w:rsidR="00E96F1F" w:rsidRDefault="00E96F1F" w:rsidP="00150D46">
      <w:pPr>
        <w:spacing w:after="0" w:line="240" w:lineRule="auto"/>
      </w:pPr>
      <w:r>
        <w:separator/>
      </w:r>
    </w:p>
  </w:footnote>
  <w:footnote w:type="continuationSeparator" w:id="0">
    <w:p w14:paraId="5274E20A" w14:textId="77777777" w:rsidR="00E96F1F" w:rsidRDefault="00E96F1F"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Symons">
    <w15:presenceInfo w15:providerId="Windows Live" w15:userId="abbfa3a2b140d813"/>
  </w15:person>
  <w15:person w15:author="Hung Vu">
    <w15:presenceInfo w15:providerId="Windows Live" w15:userId="31c6115d3bfe742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0F6C24"/>
    <w:rsid w:val="001059EC"/>
    <w:rsid w:val="00115563"/>
    <w:rsid w:val="00116098"/>
    <w:rsid w:val="00124488"/>
    <w:rsid w:val="00131AF2"/>
    <w:rsid w:val="00150D46"/>
    <w:rsid w:val="0017372A"/>
    <w:rsid w:val="001B2029"/>
    <w:rsid w:val="001E0607"/>
    <w:rsid w:val="0023172C"/>
    <w:rsid w:val="00273DCF"/>
    <w:rsid w:val="00281A50"/>
    <w:rsid w:val="0029727E"/>
    <w:rsid w:val="002A7093"/>
    <w:rsid w:val="00311066"/>
    <w:rsid w:val="003D19B8"/>
    <w:rsid w:val="003E1522"/>
    <w:rsid w:val="004375F1"/>
    <w:rsid w:val="00456D72"/>
    <w:rsid w:val="00467B2E"/>
    <w:rsid w:val="00475A05"/>
    <w:rsid w:val="004804A5"/>
    <w:rsid w:val="00490E7E"/>
    <w:rsid w:val="004B767F"/>
    <w:rsid w:val="004D23BE"/>
    <w:rsid w:val="004D7A3E"/>
    <w:rsid w:val="004E47A0"/>
    <w:rsid w:val="004F063D"/>
    <w:rsid w:val="005106F1"/>
    <w:rsid w:val="00510FC4"/>
    <w:rsid w:val="00516497"/>
    <w:rsid w:val="0054121B"/>
    <w:rsid w:val="0057052C"/>
    <w:rsid w:val="005B2CFF"/>
    <w:rsid w:val="005D25AB"/>
    <w:rsid w:val="005E36EB"/>
    <w:rsid w:val="005F2808"/>
    <w:rsid w:val="00610750"/>
    <w:rsid w:val="0071698E"/>
    <w:rsid w:val="00774695"/>
    <w:rsid w:val="00776956"/>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34361"/>
    <w:rsid w:val="00A82E66"/>
    <w:rsid w:val="00AE5236"/>
    <w:rsid w:val="00AF6206"/>
    <w:rsid w:val="00B078F8"/>
    <w:rsid w:val="00BF35BB"/>
    <w:rsid w:val="00C65909"/>
    <w:rsid w:val="00C674DD"/>
    <w:rsid w:val="00C677A0"/>
    <w:rsid w:val="00C81E11"/>
    <w:rsid w:val="00C826A8"/>
    <w:rsid w:val="00CE239E"/>
    <w:rsid w:val="00CE4610"/>
    <w:rsid w:val="00CF2DC8"/>
    <w:rsid w:val="00D772AF"/>
    <w:rsid w:val="00E124F4"/>
    <w:rsid w:val="00E613EE"/>
    <w:rsid w:val="00E96F1F"/>
    <w:rsid w:val="00EA79FD"/>
    <w:rsid w:val="00EE1131"/>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ecq.qld.gov.au/elections/election-result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abs.gov.au/websitedbs/D3310114.nsf/Home/2016%20search%20by%20geography"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www.abs.gov.au/AUSSTATS/abs@.nsf/DetailsPage/1410.02014-19?OpenDocument"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qldspatial.information.qld.gov.au/catalogue/custom/detail.page?fid=%7b079E7EF8-30C5-4C1D-9ABF-3D196713694F%7d" TargetMode="External"/><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www.abs.gov.au/AUSSTATS/abs@.nsf/DetailsPage/1270.0.55.001July%20201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australianelectionstudy.org/" TargetMode="External"/><Relationship Id="rId48" Type="http://schemas.microsoft.com/office/2018/08/relationships/commentsExtensible" Target="commentsExtensi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hyperlink" Target="https://www.data.qld.gov.au/dataset/b518dada-3d2a-4d85-bd2c-febe197863c7/resource/410fb21f-8c5a-43a1-8b57-a74a3329d1d0" TargetMode="External"/><Relationship Id="rId41"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E4E23-81E7-4BB5-8745-B55AD792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23</Pages>
  <Words>4498</Words>
  <Characters>25640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Hung Vu</cp:lastModifiedBy>
  <cp:revision>6</cp:revision>
  <cp:lastPrinted>2020-11-04T03:26:00Z</cp:lastPrinted>
  <dcterms:created xsi:type="dcterms:W3CDTF">2020-11-05T05:08:00Z</dcterms:created>
  <dcterms:modified xsi:type="dcterms:W3CDTF">2020-11-05T14:40:00Z</dcterms:modified>
</cp:coreProperties>
</file>
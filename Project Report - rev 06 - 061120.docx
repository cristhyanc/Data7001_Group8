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57639052"/>
        <w:docPartObj>
          <w:docPartGallery w:val="Cover Pages"/>
          <w:docPartUnique/>
        </w:docPartObj>
      </w:sdtPr>
      <w:sdtContent>
        <w:p w14:paraId="47320720" w14:textId="2A93927B" w:rsidR="00311066" w:rsidRDefault="00311066">
          <w:r>
            <w:rPr>
              <w:noProof/>
            </w:rPr>
            <mc:AlternateContent>
              <mc:Choice Requires="wpg">
                <w:drawing>
                  <wp:anchor distT="0" distB="0" distL="114300" distR="114300" simplePos="0" relativeHeight="251662336" behindDoc="0" locked="0" layoutInCell="1" allowOverlap="1" wp14:anchorId="65484405" wp14:editId="2066552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88D710F"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0DD6AC6" wp14:editId="2CEF47E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CEA3D7" w14:textId="32825C1C" w:rsidR="006D028A" w:rsidRPr="009F343F" w:rsidRDefault="006D028A" w:rsidP="00C826A8">
                                <w:pPr>
                                  <w:pStyle w:val="NoSpacing"/>
                                  <w:jc w:val="right"/>
                                  <w:rPr>
                                    <w:color w:val="595959" w:themeColor="text1" w:themeTint="A6"/>
                                    <w:sz w:val="20"/>
                                    <w:szCs w:val="20"/>
                                  </w:rPr>
                                </w:pPr>
                                <w:r w:rsidRPr="009F343F">
                                  <w:rPr>
                                    <w:color w:val="595959" w:themeColor="text1" w:themeTint="A6"/>
                                    <w:sz w:val="20"/>
                                    <w:szCs w:val="20"/>
                                  </w:rPr>
                                  <w:t>Siamak Adeli Koodehi</w:t>
                                </w:r>
                                <w:r w:rsidRPr="009F343F">
                                  <w:rPr>
                                    <w:sz w:val="20"/>
                                    <w:szCs w:val="20"/>
                                  </w:rPr>
                                  <w:t xml:space="preserve"> </w:t>
                                </w:r>
                                <w:r w:rsidRPr="009F343F">
                                  <w:rPr>
                                    <w:color w:val="595959" w:themeColor="text1" w:themeTint="A6"/>
                                    <w:sz w:val="20"/>
                                    <w:szCs w:val="20"/>
                                  </w:rPr>
                                  <w:t>46642800</w:t>
                                </w:r>
                              </w:p>
                              <w:p w14:paraId="628670C0" w14:textId="7F21107C" w:rsidR="006D028A" w:rsidRPr="009F343F" w:rsidRDefault="006D028A" w:rsidP="00C826A8">
                                <w:pPr>
                                  <w:pStyle w:val="NoSpacing"/>
                                  <w:jc w:val="right"/>
                                  <w:rPr>
                                    <w:color w:val="595959" w:themeColor="text1" w:themeTint="A6"/>
                                    <w:sz w:val="20"/>
                                    <w:szCs w:val="20"/>
                                  </w:rPr>
                                </w:pPr>
                                <w:proofErr w:type="spellStart"/>
                                <w:r w:rsidRPr="009F343F">
                                  <w:rPr>
                                    <w:color w:val="595959" w:themeColor="text1" w:themeTint="A6"/>
                                    <w:sz w:val="20"/>
                                    <w:szCs w:val="20"/>
                                  </w:rPr>
                                  <w:t>Cristhyan</w:t>
                                </w:r>
                                <w:proofErr w:type="spellEnd"/>
                                <w:r w:rsidRPr="009F343F">
                                  <w:rPr>
                                    <w:color w:val="595959" w:themeColor="text1" w:themeTint="A6"/>
                                    <w:sz w:val="20"/>
                                    <w:szCs w:val="20"/>
                                  </w:rPr>
                                  <w:t xml:space="preserve"> Cardona Garcia</w:t>
                                </w:r>
                                <w:r w:rsidRPr="009F343F">
                                  <w:rPr>
                                    <w:sz w:val="20"/>
                                    <w:szCs w:val="20"/>
                                  </w:rPr>
                                  <w:t xml:space="preserve"> </w:t>
                                </w:r>
                                <w:r w:rsidRPr="009F343F">
                                  <w:rPr>
                                    <w:color w:val="595959" w:themeColor="text1" w:themeTint="A6"/>
                                    <w:sz w:val="20"/>
                                    <w:szCs w:val="20"/>
                                  </w:rPr>
                                  <w:t>4666772</w:t>
                                </w:r>
                              </w:p>
                              <w:p w14:paraId="2A7D1A6C" w14:textId="4B4A5EBB" w:rsidR="006D028A" w:rsidRPr="009F343F" w:rsidRDefault="006D028A" w:rsidP="00C826A8">
                                <w:pPr>
                                  <w:pStyle w:val="NoSpacing"/>
                                  <w:jc w:val="right"/>
                                  <w:rPr>
                                    <w:color w:val="595959" w:themeColor="text1" w:themeTint="A6"/>
                                    <w:sz w:val="20"/>
                                    <w:szCs w:val="20"/>
                                  </w:rPr>
                                </w:pPr>
                                <w:r w:rsidRPr="009F343F">
                                  <w:rPr>
                                    <w:color w:val="595959" w:themeColor="text1" w:themeTint="A6"/>
                                    <w:sz w:val="20"/>
                                    <w:szCs w:val="20"/>
                                  </w:rPr>
                                  <w:t>Matthew Colwell</w:t>
                                </w:r>
                                <w:r w:rsidRPr="009F343F">
                                  <w:rPr>
                                    <w:sz w:val="20"/>
                                    <w:szCs w:val="20"/>
                                  </w:rPr>
                                  <w:t xml:space="preserve"> </w:t>
                                </w:r>
                                <w:r w:rsidRPr="009F343F">
                                  <w:rPr>
                                    <w:color w:val="595959" w:themeColor="text1" w:themeTint="A6"/>
                                    <w:sz w:val="20"/>
                                    <w:szCs w:val="20"/>
                                  </w:rPr>
                                  <w:t>4292619</w:t>
                                </w:r>
                              </w:p>
                              <w:p w14:paraId="552318C1" w14:textId="1C462D73" w:rsidR="006D028A" w:rsidRPr="009F343F" w:rsidRDefault="006D028A" w:rsidP="00C826A8">
                                <w:pPr>
                                  <w:pStyle w:val="NoSpacing"/>
                                  <w:jc w:val="right"/>
                                  <w:rPr>
                                    <w:color w:val="595959" w:themeColor="text1" w:themeTint="A6"/>
                                    <w:sz w:val="20"/>
                                    <w:szCs w:val="20"/>
                                  </w:rPr>
                                </w:pPr>
                                <w:r w:rsidRPr="009F343F">
                                  <w:rPr>
                                    <w:color w:val="595959" w:themeColor="text1" w:themeTint="A6"/>
                                    <w:sz w:val="20"/>
                                    <w:szCs w:val="20"/>
                                  </w:rPr>
                                  <w:t>Christopher Symons</w:t>
                                </w:r>
                                <w:r w:rsidRPr="009F343F">
                                  <w:rPr>
                                    <w:sz w:val="20"/>
                                    <w:szCs w:val="20"/>
                                  </w:rPr>
                                  <w:t xml:space="preserve"> </w:t>
                                </w:r>
                                <w:r w:rsidRPr="009F343F">
                                  <w:rPr>
                                    <w:color w:val="595959" w:themeColor="text1" w:themeTint="A6"/>
                                    <w:sz w:val="20"/>
                                    <w:szCs w:val="20"/>
                                  </w:rPr>
                                  <w:t>46587947</w:t>
                                </w:r>
                              </w:p>
                              <w:p w14:paraId="7366BB8F" w14:textId="4E1469C6" w:rsidR="006D028A" w:rsidRPr="009F343F" w:rsidRDefault="006D028A" w:rsidP="00C826A8">
                                <w:pPr>
                                  <w:pStyle w:val="NoSpacing"/>
                                  <w:jc w:val="right"/>
                                  <w:rPr>
                                    <w:color w:val="595959" w:themeColor="text1" w:themeTint="A6"/>
                                    <w:sz w:val="20"/>
                                    <w:szCs w:val="20"/>
                                  </w:rPr>
                                </w:pPr>
                                <w:r w:rsidRPr="009F343F">
                                  <w:rPr>
                                    <w:color w:val="595959" w:themeColor="text1" w:themeTint="A6"/>
                                    <w:sz w:val="20"/>
                                    <w:szCs w:val="20"/>
                                  </w:rPr>
                                  <w:t>Hai Hung Vu</w:t>
                                </w:r>
                                <w:r w:rsidRPr="009F343F">
                                  <w:rPr>
                                    <w:sz w:val="20"/>
                                    <w:szCs w:val="20"/>
                                  </w:rPr>
                                  <w:t xml:space="preserve"> </w:t>
                                </w:r>
                                <w:r w:rsidRPr="009F343F">
                                  <w:rPr>
                                    <w:color w:val="595959" w:themeColor="text1" w:themeTint="A6"/>
                                    <w:sz w:val="20"/>
                                    <w:szCs w:val="20"/>
                                  </w:rPr>
                                  <w:t>46634010</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0DD6AC6"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" filled="f" stroked="f" strokeweight=".5pt">
                    <v:textbox inset="126pt,0,54pt,0">
                      <w:txbxContent>
                        <w:p w14:paraId="43CEA3D7" w14:textId="32825C1C" w:rsidR="006D028A" w:rsidRPr="009F343F" w:rsidRDefault="006D028A" w:rsidP="00C826A8">
                          <w:pPr>
                            <w:pStyle w:val="NoSpacing"/>
                            <w:jc w:val="right"/>
                            <w:rPr>
                              <w:color w:val="595959" w:themeColor="text1" w:themeTint="A6"/>
                              <w:sz w:val="20"/>
                              <w:szCs w:val="20"/>
                            </w:rPr>
                          </w:pPr>
                          <w:r w:rsidRPr="009F343F">
                            <w:rPr>
                              <w:color w:val="595959" w:themeColor="text1" w:themeTint="A6"/>
                              <w:sz w:val="20"/>
                              <w:szCs w:val="20"/>
                            </w:rPr>
                            <w:t>Siamak Adeli Koodehi</w:t>
                          </w:r>
                          <w:r w:rsidRPr="009F343F">
                            <w:rPr>
                              <w:sz w:val="20"/>
                              <w:szCs w:val="20"/>
                            </w:rPr>
                            <w:t xml:space="preserve"> </w:t>
                          </w:r>
                          <w:r w:rsidRPr="009F343F">
                            <w:rPr>
                              <w:color w:val="595959" w:themeColor="text1" w:themeTint="A6"/>
                              <w:sz w:val="20"/>
                              <w:szCs w:val="20"/>
                            </w:rPr>
                            <w:t>46642800</w:t>
                          </w:r>
                        </w:p>
                        <w:p w14:paraId="628670C0" w14:textId="7F21107C" w:rsidR="006D028A" w:rsidRPr="009F343F" w:rsidRDefault="006D028A" w:rsidP="00C826A8">
                          <w:pPr>
                            <w:pStyle w:val="NoSpacing"/>
                            <w:jc w:val="right"/>
                            <w:rPr>
                              <w:color w:val="595959" w:themeColor="text1" w:themeTint="A6"/>
                              <w:sz w:val="20"/>
                              <w:szCs w:val="20"/>
                            </w:rPr>
                          </w:pPr>
                          <w:proofErr w:type="spellStart"/>
                          <w:r w:rsidRPr="009F343F">
                            <w:rPr>
                              <w:color w:val="595959" w:themeColor="text1" w:themeTint="A6"/>
                              <w:sz w:val="20"/>
                              <w:szCs w:val="20"/>
                            </w:rPr>
                            <w:t>Cristhyan</w:t>
                          </w:r>
                          <w:proofErr w:type="spellEnd"/>
                          <w:r w:rsidRPr="009F343F">
                            <w:rPr>
                              <w:color w:val="595959" w:themeColor="text1" w:themeTint="A6"/>
                              <w:sz w:val="20"/>
                              <w:szCs w:val="20"/>
                            </w:rPr>
                            <w:t xml:space="preserve"> Cardona Garcia</w:t>
                          </w:r>
                          <w:r w:rsidRPr="009F343F">
                            <w:rPr>
                              <w:sz w:val="20"/>
                              <w:szCs w:val="20"/>
                            </w:rPr>
                            <w:t xml:space="preserve"> </w:t>
                          </w:r>
                          <w:r w:rsidRPr="009F343F">
                            <w:rPr>
                              <w:color w:val="595959" w:themeColor="text1" w:themeTint="A6"/>
                              <w:sz w:val="20"/>
                              <w:szCs w:val="20"/>
                            </w:rPr>
                            <w:t>4666772</w:t>
                          </w:r>
                        </w:p>
                        <w:p w14:paraId="2A7D1A6C" w14:textId="4B4A5EBB" w:rsidR="006D028A" w:rsidRPr="009F343F" w:rsidRDefault="006D028A" w:rsidP="00C826A8">
                          <w:pPr>
                            <w:pStyle w:val="NoSpacing"/>
                            <w:jc w:val="right"/>
                            <w:rPr>
                              <w:color w:val="595959" w:themeColor="text1" w:themeTint="A6"/>
                              <w:sz w:val="20"/>
                              <w:szCs w:val="20"/>
                            </w:rPr>
                          </w:pPr>
                          <w:r w:rsidRPr="009F343F">
                            <w:rPr>
                              <w:color w:val="595959" w:themeColor="text1" w:themeTint="A6"/>
                              <w:sz w:val="20"/>
                              <w:szCs w:val="20"/>
                            </w:rPr>
                            <w:t>Matthew Colwell</w:t>
                          </w:r>
                          <w:r w:rsidRPr="009F343F">
                            <w:rPr>
                              <w:sz w:val="20"/>
                              <w:szCs w:val="20"/>
                            </w:rPr>
                            <w:t xml:space="preserve"> </w:t>
                          </w:r>
                          <w:r w:rsidRPr="009F343F">
                            <w:rPr>
                              <w:color w:val="595959" w:themeColor="text1" w:themeTint="A6"/>
                              <w:sz w:val="20"/>
                              <w:szCs w:val="20"/>
                            </w:rPr>
                            <w:t>4292619</w:t>
                          </w:r>
                        </w:p>
                        <w:p w14:paraId="552318C1" w14:textId="1C462D73" w:rsidR="006D028A" w:rsidRPr="009F343F" w:rsidRDefault="006D028A" w:rsidP="00C826A8">
                          <w:pPr>
                            <w:pStyle w:val="NoSpacing"/>
                            <w:jc w:val="right"/>
                            <w:rPr>
                              <w:color w:val="595959" w:themeColor="text1" w:themeTint="A6"/>
                              <w:sz w:val="20"/>
                              <w:szCs w:val="20"/>
                            </w:rPr>
                          </w:pPr>
                          <w:r w:rsidRPr="009F343F">
                            <w:rPr>
                              <w:color w:val="595959" w:themeColor="text1" w:themeTint="A6"/>
                              <w:sz w:val="20"/>
                              <w:szCs w:val="20"/>
                            </w:rPr>
                            <w:t>Christopher Symons</w:t>
                          </w:r>
                          <w:r w:rsidRPr="009F343F">
                            <w:rPr>
                              <w:sz w:val="20"/>
                              <w:szCs w:val="20"/>
                            </w:rPr>
                            <w:t xml:space="preserve"> </w:t>
                          </w:r>
                          <w:r w:rsidRPr="009F343F">
                            <w:rPr>
                              <w:color w:val="595959" w:themeColor="text1" w:themeTint="A6"/>
                              <w:sz w:val="20"/>
                              <w:szCs w:val="20"/>
                            </w:rPr>
                            <w:t>46587947</w:t>
                          </w:r>
                        </w:p>
                        <w:p w14:paraId="7366BB8F" w14:textId="4E1469C6" w:rsidR="006D028A" w:rsidRPr="009F343F" w:rsidRDefault="006D028A" w:rsidP="00C826A8">
                          <w:pPr>
                            <w:pStyle w:val="NoSpacing"/>
                            <w:jc w:val="right"/>
                            <w:rPr>
                              <w:color w:val="595959" w:themeColor="text1" w:themeTint="A6"/>
                              <w:sz w:val="20"/>
                              <w:szCs w:val="20"/>
                            </w:rPr>
                          </w:pPr>
                          <w:r w:rsidRPr="009F343F">
                            <w:rPr>
                              <w:color w:val="595959" w:themeColor="text1" w:themeTint="A6"/>
                              <w:sz w:val="20"/>
                              <w:szCs w:val="20"/>
                            </w:rPr>
                            <w:t>Hai Hung Vu</w:t>
                          </w:r>
                          <w:r w:rsidRPr="009F343F">
                            <w:rPr>
                              <w:sz w:val="20"/>
                              <w:szCs w:val="20"/>
                            </w:rPr>
                            <w:t xml:space="preserve"> </w:t>
                          </w:r>
                          <w:r w:rsidRPr="009F343F">
                            <w:rPr>
                              <w:color w:val="595959" w:themeColor="text1" w:themeTint="A6"/>
                              <w:sz w:val="20"/>
                              <w:szCs w:val="20"/>
                            </w:rPr>
                            <w:t>46634010</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01F5429" wp14:editId="7AC8A627">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07CB7E" w14:textId="77777777" w:rsidR="006D028A" w:rsidRDefault="006D028A">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C168BFE" w14:textId="57D33B08" w:rsidR="006D028A" w:rsidRDefault="006D028A">
                                    <w:pPr>
                                      <w:pStyle w:val="NoSpacing"/>
                                      <w:jc w:val="right"/>
                                      <w:rPr>
                                        <w:color w:val="595959" w:themeColor="text1" w:themeTint="A6"/>
                                        <w:sz w:val="20"/>
                                        <w:szCs w:val="20"/>
                                      </w:rPr>
                                    </w:pPr>
                                    <w:r>
                                      <w:rPr>
                                        <w:color w:val="595959" w:themeColor="text1" w:themeTint="A6"/>
                                        <w:sz w:val="20"/>
                                        <w:szCs w:val="20"/>
                                      </w:rPr>
                                      <w:t>Does government allocate capital spending fairly according to societal need, or do electoral pressures mean that some places get more than their fair share? How can a taxpayer make sense of the spending data to decide for themselves?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01F5429" id="Text Box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" filled="f" stroked="f" strokeweight=".5pt">
                    <v:textbox style="mso-fit-shape-to-text:t" inset="126pt,0,54pt,0">
                      <w:txbxContent>
                        <w:p w14:paraId="5E07CB7E" w14:textId="77777777" w:rsidR="006D028A" w:rsidRDefault="006D028A">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C168BFE" w14:textId="57D33B08" w:rsidR="006D028A" w:rsidRDefault="006D028A">
                              <w:pPr>
                                <w:pStyle w:val="NoSpacing"/>
                                <w:jc w:val="right"/>
                                <w:rPr>
                                  <w:color w:val="595959" w:themeColor="text1" w:themeTint="A6"/>
                                  <w:sz w:val="20"/>
                                  <w:szCs w:val="20"/>
                                </w:rPr>
                              </w:pPr>
                              <w:r>
                                <w:rPr>
                                  <w:color w:val="595959" w:themeColor="text1" w:themeTint="A6"/>
                                  <w:sz w:val="20"/>
                                  <w:szCs w:val="20"/>
                                </w:rPr>
                                <w:t>Does government allocate capital spending fairly according to societal need, or do electoral pressures mean that some places get more than their fair share? How can a taxpayer make sense of the spending data to decide for themselves?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53B5C2E" wp14:editId="414C2D1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F3B1ED" w14:textId="1ABBD180" w:rsidR="006D028A" w:rsidRDefault="006D028A">
                                <w:pPr>
                                  <w:jc w:val="right"/>
                                  <w:rPr>
                                    <w:color w:val="5B9BD5" w:themeColor="accent1"/>
                                    <w:sz w:val="64"/>
                                    <w:szCs w:val="64"/>
                                  </w:rPr>
                                </w:pPr>
                                <w:r>
                                  <w:rPr>
                                    <w:rFonts w:cs="Arial (Body CS)"/>
                                    <w:color w:val="5B9BD5" w:themeColor="accent1"/>
                                    <w:sz w:val="64"/>
                                    <w:szCs w:val="64"/>
                                  </w:rPr>
                                  <w:t>Group 8</w:t>
                                </w:r>
                              </w:p>
                              <w:p w14:paraId="6AFDB773" w14:textId="42690131" w:rsidR="006D028A" w:rsidRDefault="006D028A" w:rsidP="009F343F">
                                <w:pPr>
                                  <w:spacing w:after="0"/>
                                  <w:jc w:val="right"/>
                                  <w:rPr>
                                    <w:color w:val="404040" w:themeColor="text1" w:themeTint="BF"/>
                                    <w:sz w:val="36"/>
                                    <w:szCs w:val="36"/>
                                  </w:rPr>
                                </w:pPr>
                                <w:r>
                                  <w:rPr>
                                    <w:color w:val="404040" w:themeColor="text1" w:themeTint="BF"/>
                                    <w:sz w:val="36"/>
                                    <w:szCs w:val="36"/>
                                  </w:rPr>
                                  <w:t>DATA7001 Introduction to Data Science</w:t>
                                </w:r>
                              </w:p>
                              <w:p w14:paraId="47CB94AA" w14:textId="7A27835A" w:rsidR="006D028A" w:rsidRDefault="006D028A" w:rsidP="009F343F">
                                <w:pPr>
                                  <w:spacing w:after="0"/>
                                  <w:jc w:val="right"/>
                                  <w:rPr>
                                    <w:color w:val="404040" w:themeColor="text1" w:themeTint="BF"/>
                                    <w:sz w:val="36"/>
                                    <w:szCs w:val="36"/>
                                  </w:rPr>
                                </w:pPr>
                                <w:r>
                                  <w:rPr>
                                    <w:color w:val="404040" w:themeColor="text1" w:themeTint="BF"/>
                                    <w:sz w:val="36"/>
                                    <w:szCs w:val="36"/>
                                  </w:rPr>
                                  <w:t>Group Project</w:t>
                                </w:r>
                              </w:p>
                              <w:p w14:paraId="58E7025D" w14:textId="2336030D" w:rsidR="006D028A" w:rsidRDefault="006D028A" w:rsidP="009F343F">
                                <w:pPr>
                                  <w:spacing w:after="0"/>
                                  <w:jc w:val="right"/>
                                  <w:rPr>
                                    <w:smallCaps/>
                                    <w:color w:val="404040" w:themeColor="text1" w:themeTint="BF"/>
                                    <w:sz w:val="36"/>
                                    <w:szCs w:val="36"/>
                                  </w:rPr>
                                </w:pPr>
                                <w:r>
                                  <w:rPr>
                                    <w:color w:val="404040" w:themeColor="text1" w:themeTint="BF"/>
                                    <w:sz w:val="36"/>
                                    <w:szCs w:val="36"/>
                                  </w:rPr>
                                  <w:t>6 November 2020</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53B5C2E" id="Text Box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" filled="f" stroked="f" strokeweight=".5pt">
                    <v:textbox inset="126pt,0,54pt,0">
                      <w:txbxContent>
                        <w:p w14:paraId="47F3B1ED" w14:textId="1ABBD180" w:rsidR="006D028A" w:rsidRDefault="006D028A">
                          <w:pPr>
                            <w:jc w:val="right"/>
                            <w:rPr>
                              <w:color w:val="5B9BD5" w:themeColor="accent1"/>
                              <w:sz w:val="64"/>
                              <w:szCs w:val="64"/>
                            </w:rPr>
                          </w:pPr>
                          <w:r>
                            <w:rPr>
                              <w:rFonts w:cs="Arial (Body CS)"/>
                              <w:color w:val="5B9BD5" w:themeColor="accent1"/>
                              <w:sz w:val="64"/>
                              <w:szCs w:val="64"/>
                            </w:rPr>
                            <w:t>Group 8</w:t>
                          </w:r>
                        </w:p>
                        <w:p w14:paraId="6AFDB773" w14:textId="42690131" w:rsidR="006D028A" w:rsidRDefault="006D028A" w:rsidP="009F343F">
                          <w:pPr>
                            <w:spacing w:after="0"/>
                            <w:jc w:val="right"/>
                            <w:rPr>
                              <w:color w:val="404040" w:themeColor="text1" w:themeTint="BF"/>
                              <w:sz w:val="36"/>
                              <w:szCs w:val="36"/>
                            </w:rPr>
                          </w:pPr>
                          <w:r>
                            <w:rPr>
                              <w:color w:val="404040" w:themeColor="text1" w:themeTint="BF"/>
                              <w:sz w:val="36"/>
                              <w:szCs w:val="36"/>
                            </w:rPr>
                            <w:t>DATA7001 Introduction to Data Science</w:t>
                          </w:r>
                        </w:p>
                        <w:p w14:paraId="47CB94AA" w14:textId="7A27835A" w:rsidR="006D028A" w:rsidRDefault="006D028A" w:rsidP="009F343F">
                          <w:pPr>
                            <w:spacing w:after="0"/>
                            <w:jc w:val="right"/>
                            <w:rPr>
                              <w:color w:val="404040" w:themeColor="text1" w:themeTint="BF"/>
                              <w:sz w:val="36"/>
                              <w:szCs w:val="36"/>
                            </w:rPr>
                          </w:pPr>
                          <w:r>
                            <w:rPr>
                              <w:color w:val="404040" w:themeColor="text1" w:themeTint="BF"/>
                              <w:sz w:val="36"/>
                              <w:szCs w:val="36"/>
                            </w:rPr>
                            <w:t>Group Project</w:t>
                          </w:r>
                        </w:p>
                        <w:p w14:paraId="58E7025D" w14:textId="2336030D" w:rsidR="006D028A" w:rsidRDefault="006D028A" w:rsidP="009F343F">
                          <w:pPr>
                            <w:spacing w:after="0"/>
                            <w:jc w:val="right"/>
                            <w:rPr>
                              <w:smallCaps/>
                              <w:color w:val="404040" w:themeColor="text1" w:themeTint="BF"/>
                              <w:sz w:val="36"/>
                              <w:szCs w:val="36"/>
                            </w:rPr>
                          </w:pPr>
                          <w:r>
                            <w:rPr>
                              <w:color w:val="404040" w:themeColor="text1" w:themeTint="BF"/>
                              <w:sz w:val="36"/>
                              <w:szCs w:val="36"/>
                            </w:rPr>
                            <w:t>6 November 2020</w:t>
                          </w:r>
                        </w:p>
                      </w:txbxContent>
                    </v:textbox>
                    <w10:wrap type="square" anchorx="page" anchory="page"/>
                  </v:shape>
                </w:pict>
              </mc:Fallback>
            </mc:AlternateContent>
          </w:r>
        </w:p>
        <w:p w14:paraId="4FB2C70E" w14:textId="2E8E77B8" w:rsidR="00311066" w:rsidRDefault="00311066">
          <w:pPr>
            <w:jc w:val="left"/>
          </w:pPr>
          <w:r>
            <w:br w:type="page"/>
          </w:r>
        </w:p>
      </w:sdtContent>
    </w:sdt>
    <w:p w14:paraId="08FD8151" w14:textId="478E8672" w:rsidR="00983CE2" w:rsidRDefault="00983CE2" w:rsidP="009F343F">
      <w:pPr>
        <w:pStyle w:val="NoSpacing"/>
      </w:pPr>
    </w:p>
    <w:p w14:paraId="0056AAD7" w14:textId="77777777" w:rsidR="00983CE2" w:rsidRDefault="00983CE2" w:rsidP="0023172C">
      <w:pPr>
        <w:pStyle w:val="NoSpacing"/>
      </w:pPr>
    </w:p>
    <w:p w14:paraId="17E4A63E" w14:textId="77777777" w:rsidR="00983CE2" w:rsidRDefault="00983CE2" w:rsidP="0023172C">
      <w:pPr>
        <w:pStyle w:val="NoSpacing"/>
      </w:pPr>
    </w:p>
    <w:p w14:paraId="39CA4B7A" w14:textId="77777777" w:rsidR="00983CE2" w:rsidRDefault="00983CE2" w:rsidP="0023172C">
      <w:pPr>
        <w:pStyle w:val="NoSpacing"/>
      </w:pPr>
    </w:p>
    <w:p w14:paraId="20BE5CF2" w14:textId="77777777" w:rsidR="00983CE2" w:rsidRDefault="00983CE2" w:rsidP="0023172C">
      <w:pPr>
        <w:pStyle w:val="NoSpacing"/>
      </w:pPr>
    </w:p>
    <w:p w14:paraId="420082DC" w14:textId="77777777" w:rsidR="00983CE2" w:rsidRDefault="00983CE2" w:rsidP="0023172C">
      <w:pPr>
        <w:pStyle w:val="NoSpacing"/>
      </w:pPr>
    </w:p>
    <w:p w14:paraId="28A90EAF" w14:textId="77777777" w:rsidR="00983CE2" w:rsidRDefault="00983CE2" w:rsidP="0023172C">
      <w:pPr>
        <w:pStyle w:val="NoSpacing"/>
      </w:pPr>
    </w:p>
    <w:p w14:paraId="78A52477" w14:textId="77777777" w:rsidR="00983CE2" w:rsidRDefault="00983CE2" w:rsidP="0023172C">
      <w:pPr>
        <w:pStyle w:val="NoSpacing"/>
      </w:pPr>
    </w:p>
    <w:p w14:paraId="7274E1B6" w14:textId="77777777" w:rsidR="00983CE2" w:rsidRDefault="00983CE2" w:rsidP="0023172C">
      <w:pPr>
        <w:pStyle w:val="NoSpacing"/>
      </w:pPr>
    </w:p>
    <w:p w14:paraId="09040652" w14:textId="77777777" w:rsidR="00983CE2" w:rsidRDefault="00983CE2" w:rsidP="0023172C">
      <w:pPr>
        <w:pStyle w:val="NoSpacing"/>
      </w:pPr>
    </w:p>
    <w:p w14:paraId="7A732D5C" w14:textId="77777777" w:rsidR="00983CE2" w:rsidRDefault="00983CE2" w:rsidP="0023172C">
      <w:pPr>
        <w:pStyle w:val="NoSpacing"/>
      </w:pPr>
    </w:p>
    <w:p w14:paraId="2FA01DC1" w14:textId="77777777" w:rsidR="00983CE2" w:rsidRDefault="00983CE2" w:rsidP="0023172C">
      <w:pPr>
        <w:pStyle w:val="NoSpacing"/>
      </w:pPr>
    </w:p>
    <w:p w14:paraId="2CA24E5B" w14:textId="77777777" w:rsidR="00983CE2" w:rsidRDefault="00983CE2" w:rsidP="0023172C">
      <w:pPr>
        <w:pStyle w:val="NoSpacing"/>
      </w:pPr>
    </w:p>
    <w:p w14:paraId="69A4B958" w14:textId="77777777" w:rsidR="00983CE2" w:rsidRDefault="00983CE2" w:rsidP="0023172C">
      <w:pPr>
        <w:pStyle w:val="NoSpacing"/>
      </w:pPr>
    </w:p>
    <w:p w14:paraId="6F675F53" w14:textId="77777777" w:rsidR="00983CE2" w:rsidRDefault="00983CE2" w:rsidP="0023172C">
      <w:pPr>
        <w:pStyle w:val="NoSpacing"/>
      </w:pPr>
    </w:p>
    <w:p w14:paraId="6BC0E4BE" w14:textId="77777777" w:rsidR="00983CE2" w:rsidRDefault="00983CE2" w:rsidP="0023172C">
      <w:pPr>
        <w:pStyle w:val="NoSpacing"/>
      </w:pPr>
    </w:p>
    <w:p w14:paraId="621434F2" w14:textId="77777777" w:rsidR="00983CE2" w:rsidRDefault="00983CE2" w:rsidP="0023172C">
      <w:pPr>
        <w:pStyle w:val="NoSpacing"/>
      </w:pPr>
    </w:p>
    <w:p w14:paraId="3C4025B8" w14:textId="77777777" w:rsidR="00983CE2" w:rsidRDefault="00983CE2" w:rsidP="0023172C">
      <w:pPr>
        <w:pStyle w:val="NoSpacing"/>
      </w:pPr>
    </w:p>
    <w:p w14:paraId="03F3DCB6" w14:textId="77777777" w:rsidR="00983CE2" w:rsidRDefault="00983CE2" w:rsidP="0023172C">
      <w:pPr>
        <w:pStyle w:val="NoSpacing"/>
      </w:pPr>
    </w:p>
    <w:p w14:paraId="3D66F5EE" w14:textId="77777777" w:rsidR="00983CE2" w:rsidRDefault="00983CE2" w:rsidP="0023172C">
      <w:pPr>
        <w:pStyle w:val="NoSpacing"/>
      </w:pPr>
    </w:p>
    <w:p w14:paraId="31F56DB3" w14:textId="77777777" w:rsidR="00983CE2" w:rsidRDefault="00983CE2" w:rsidP="0023172C">
      <w:pPr>
        <w:pStyle w:val="NoSpacing"/>
      </w:pPr>
    </w:p>
    <w:p w14:paraId="2F7E3562" w14:textId="77777777" w:rsidR="00983CE2" w:rsidRDefault="00983CE2" w:rsidP="0023172C">
      <w:pPr>
        <w:pStyle w:val="NoSpacing"/>
      </w:pPr>
    </w:p>
    <w:p w14:paraId="17D2C3C6" w14:textId="77777777" w:rsidR="00983CE2" w:rsidRDefault="00983CE2" w:rsidP="0023172C">
      <w:pPr>
        <w:pStyle w:val="NoSpacing"/>
      </w:pPr>
    </w:p>
    <w:p w14:paraId="0BAD4E3C" w14:textId="77777777" w:rsidR="00983CE2" w:rsidRDefault="00983CE2" w:rsidP="0023172C">
      <w:pPr>
        <w:pStyle w:val="NoSpacing"/>
      </w:pPr>
    </w:p>
    <w:p w14:paraId="129F1C55" w14:textId="26B5A2C4" w:rsidR="00983CE2" w:rsidRPr="00983CE2" w:rsidRDefault="00983CE2" w:rsidP="00983CE2">
      <w:pPr>
        <w:pStyle w:val="NoSpacing"/>
        <w:jc w:val="center"/>
        <w:rPr>
          <w:i/>
        </w:rPr>
      </w:pPr>
      <w:commentRangeStart w:id="1"/>
      <w:r w:rsidRPr="00983CE2">
        <w:rPr>
          <w:i/>
        </w:rPr>
        <w:t>We give consent for this to be used as a teaching resource.</w:t>
      </w:r>
      <w:commentRangeEnd w:id="1"/>
      <w:r w:rsidR="00281A50">
        <w:rPr>
          <w:rStyle w:val="CommentReference"/>
        </w:rPr>
        <w:commentReference w:id="1"/>
      </w:r>
    </w:p>
    <w:p w14:paraId="7D0E95C2" w14:textId="77777777" w:rsidR="00983CE2" w:rsidRDefault="00983CE2" w:rsidP="0023172C">
      <w:pPr>
        <w:pStyle w:val="NoSpacing"/>
      </w:pPr>
    </w:p>
    <w:p w14:paraId="33942C1D" w14:textId="77777777" w:rsidR="00983CE2" w:rsidRDefault="00983CE2" w:rsidP="0023172C">
      <w:pPr>
        <w:pStyle w:val="NoSpacing"/>
      </w:pPr>
    </w:p>
    <w:p w14:paraId="566D1918" w14:textId="77777777" w:rsidR="00983CE2" w:rsidRDefault="00983CE2" w:rsidP="0023172C">
      <w:pPr>
        <w:pStyle w:val="NoSpacing"/>
      </w:pPr>
    </w:p>
    <w:p w14:paraId="32688F47" w14:textId="77777777" w:rsidR="00983CE2" w:rsidRDefault="00983CE2" w:rsidP="0023172C">
      <w:pPr>
        <w:pStyle w:val="NoSpacing"/>
        <w:sectPr w:rsidR="00983CE2" w:rsidSect="00311066">
          <w:pgSz w:w="11906" w:h="16838"/>
          <w:pgMar w:top="1440" w:right="1440" w:bottom="1440" w:left="1440" w:header="708" w:footer="708" w:gutter="0"/>
          <w:pgNumType w:start="0"/>
          <w:cols w:space="708"/>
          <w:titlePg/>
          <w:docGrid w:linePitch="360"/>
        </w:sectPr>
      </w:pPr>
    </w:p>
    <w:p w14:paraId="704D5D4C" w14:textId="77777777" w:rsidR="0023172C" w:rsidRDefault="0023172C" w:rsidP="0023172C">
      <w:pPr>
        <w:pStyle w:val="Heading1"/>
        <w:numPr>
          <w:ilvl w:val="0"/>
          <w:numId w:val="0"/>
        </w:numPr>
      </w:pPr>
      <w:bookmarkStart w:id="2" w:name="_Toc55564697"/>
      <w:r>
        <w:lastRenderedPageBreak/>
        <w:t>Executive Summary</w:t>
      </w:r>
      <w:bookmarkEnd w:id="2"/>
    </w:p>
    <w:p w14:paraId="596473E5" w14:textId="59C5985E" w:rsidR="002A7093" w:rsidRDefault="0009604E" w:rsidP="0023172C">
      <w:pPr>
        <w:rPr>
          <w:ins w:id="3" w:author="Christopher Symons" w:date="2020-11-04T15:14:00Z"/>
        </w:rPr>
      </w:pPr>
      <w:ins w:id="4" w:author="Christopher Symons" w:date="2020-11-06T14:39:00Z">
        <w:r>
          <w:t>The project aimed</w:t>
        </w:r>
      </w:ins>
      <w:commentRangeStart w:id="5"/>
      <w:ins w:id="6" w:author="Christopher Symons" w:date="2020-11-04T15:01:00Z">
        <w:r w:rsidR="0083021E">
          <w:t xml:space="preserve"> to </w:t>
        </w:r>
      </w:ins>
      <w:ins w:id="7" w:author="Christopher Symons" w:date="2020-11-04T15:02:00Z">
        <w:r w:rsidR="0083021E">
          <w:t>reveal</w:t>
        </w:r>
      </w:ins>
      <w:ins w:id="8" w:author="Christopher Symons" w:date="2020-11-04T15:04:00Z">
        <w:r w:rsidR="0083021E">
          <w:t xml:space="preserve"> </w:t>
        </w:r>
      </w:ins>
      <w:ins w:id="9" w:author="Christopher Symons" w:date="2020-11-04T15:02:00Z">
        <w:r w:rsidR="0083021E">
          <w:t>relationshi</w:t>
        </w:r>
      </w:ins>
      <w:ins w:id="10" w:author="Christopher Symons" w:date="2020-11-04T15:03:00Z">
        <w:r w:rsidR="0083021E">
          <w:t xml:space="preserve">ps between the </w:t>
        </w:r>
      </w:ins>
      <w:ins w:id="11" w:author="Christopher Symons" w:date="2020-11-04T15:10:00Z">
        <w:r w:rsidR="002A7093">
          <w:t xml:space="preserve">spatial distribution of </w:t>
        </w:r>
      </w:ins>
      <w:ins w:id="12" w:author="Christopher Symons" w:date="2020-11-04T15:09:00Z">
        <w:r w:rsidR="002A7093">
          <w:t xml:space="preserve">government capital </w:t>
        </w:r>
      </w:ins>
      <w:ins w:id="13" w:author="Christopher Symons" w:date="2020-11-04T15:19:00Z">
        <w:r w:rsidR="008245D8">
          <w:t xml:space="preserve">project </w:t>
        </w:r>
      </w:ins>
      <w:ins w:id="14" w:author="Christopher Symons" w:date="2020-11-04T15:09:00Z">
        <w:r w:rsidR="002A7093">
          <w:t>expenditure across</w:t>
        </w:r>
      </w:ins>
      <w:ins w:id="15" w:author="Christopher Symons" w:date="2020-11-04T15:10:00Z">
        <w:r w:rsidR="002A7093">
          <w:t xml:space="preserve"> Queensland and the electoral</w:t>
        </w:r>
      </w:ins>
      <w:ins w:id="16" w:author="Christopher Symons" w:date="2020-11-04T15:11:00Z">
        <w:r w:rsidR="002A7093">
          <w:t xml:space="preserve"> </w:t>
        </w:r>
      </w:ins>
      <w:ins w:id="17" w:author="Christopher Symons" w:date="2020-11-04T15:13:00Z">
        <w:r w:rsidR="002A7093">
          <w:t>politics</w:t>
        </w:r>
      </w:ins>
      <w:ins w:id="18" w:author="Christopher Symons" w:date="2020-11-04T15:12:00Z">
        <w:r w:rsidR="002A7093">
          <w:t xml:space="preserve"> </w:t>
        </w:r>
      </w:ins>
      <w:ins w:id="19" w:author="Christopher Symons" w:date="2020-11-04T15:36:00Z">
        <w:r w:rsidR="005B2CFF">
          <w:t>of</w:t>
        </w:r>
      </w:ins>
      <w:ins w:id="20" w:author="Christopher Symons" w:date="2020-11-04T15:12:00Z">
        <w:r w:rsidR="002A7093">
          <w:t xml:space="preserve"> the </w:t>
        </w:r>
      </w:ins>
      <w:ins w:id="21" w:author="Christopher Symons" w:date="2020-11-04T15:10:00Z">
        <w:r w:rsidR="002A7093">
          <w:t>electorate</w:t>
        </w:r>
      </w:ins>
      <w:ins w:id="22" w:author="Christopher Symons" w:date="2020-11-04T15:12:00Z">
        <w:r w:rsidR="002A7093">
          <w:t>s in which projects are located.</w:t>
        </w:r>
      </w:ins>
    </w:p>
    <w:p w14:paraId="31DA77B3" w14:textId="7F4A03A0" w:rsidR="008245D8" w:rsidRDefault="002A7093" w:rsidP="0023172C">
      <w:pPr>
        <w:rPr>
          <w:ins w:id="23" w:author="Christopher Symons" w:date="2020-11-04T15:29:00Z"/>
        </w:rPr>
      </w:pPr>
      <w:ins w:id="24" w:author="Christopher Symons" w:date="2020-11-04T15:14:00Z">
        <w:r>
          <w:t>The project deliver</w:t>
        </w:r>
      </w:ins>
      <w:ins w:id="25" w:author="Christopher Symons" w:date="2020-11-06T14:39:00Z">
        <w:r w:rsidR="0009604E">
          <w:t>ed</w:t>
        </w:r>
      </w:ins>
      <w:ins w:id="26" w:author="Christopher Symons" w:date="2020-11-04T15:14:00Z">
        <w:r>
          <w:t xml:space="preserve"> a web-based analytics tool to </w:t>
        </w:r>
      </w:ins>
      <w:ins w:id="27" w:author="Christopher Symons" w:date="2020-11-04T15:15:00Z">
        <w:r>
          <w:t>empower</w:t>
        </w:r>
      </w:ins>
      <w:ins w:id="28" w:author="Christopher Symons" w:date="2020-11-04T15:14:00Z">
        <w:r>
          <w:t xml:space="preserve"> a voter </w:t>
        </w:r>
      </w:ins>
      <w:ins w:id="29" w:author="Christopher Symons" w:date="2020-11-04T15:15:00Z">
        <w:r>
          <w:t xml:space="preserve">to visualise </w:t>
        </w:r>
      </w:ins>
      <w:ins w:id="30" w:author="Christopher Symons" w:date="2020-11-04T15:19:00Z">
        <w:r w:rsidR="008245D8">
          <w:t xml:space="preserve">capital </w:t>
        </w:r>
      </w:ins>
      <w:ins w:id="31" w:author="Christopher Symons" w:date="2020-11-04T15:16:00Z">
        <w:r w:rsidR="008245D8">
          <w:t>projects,</w:t>
        </w:r>
      </w:ins>
      <w:ins w:id="32" w:author="Christopher Symons" w:date="2020-11-04T15:19:00Z">
        <w:r w:rsidR="008245D8">
          <w:t xml:space="preserve"> associated </w:t>
        </w:r>
      </w:ins>
      <w:ins w:id="33" w:author="Christopher Symons" w:date="2020-11-04T15:16:00Z">
        <w:r w:rsidR="008245D8">
          <w:t xml:space="preserve">expenditure, and electoral </w:t>
        </w:r>
      </w:ins>
      <w:ins w:id="34" w:author="Christopher Symons" w:date="2020-11-04T15:17:00Z">
        <w:r w:rsidR="008245D8">
          <w:t xml:space="preserve">political </w:t>
        </w:r>
      </w:ins>
      <w:ins w:id="35" w:author="Christopher Symons" w:date="2020-11-04T15:16:00Z">
        <w:r w:rsidR="008245D8">
          <w:t>status of electorates</w:t>
        </w:r>
      </w:ins>
      <w:ins w:id="36" w:author="Christopher Symons" w:date="2020-11-04T15:17:00Z">
        <w:r w:rsidR="008245D8">
          <w:t xml:space="preserve"> in relation to one another and in the context of relevant population statistics.</w:t>
        </w:r>
      </w:ins>
    </w:p>
    <w:p w14:paraId="78754F12" w14:textId="62EE65ED" w:rsidR="00273DCF" w:rsidRPr="0009604E" w:rsidRDefault="005B2CFF" w:rsidP="0023172C">
      <w:pPr>
        <w:rPr>
          <w:ins w:id="37" w:author="Christopher Symons" w:date="2020-11-04T15:55:00Z"/>
        </w:rPr>
      </w:pPr>
      <w:ins w:id="38" w:author="Christopher Symons" w:date="2020-11-04T15:29:00Z">
        <w:r>
          <w:t>The project</w:t>
        </w:r>
      </w:ins>
      <w:ins w:id="39" w:author="Christopher Symons" w:date="2020-11-06T14:39:00Z">
        <w:r w:rsidR="0009604E">
          <w:t xml:space="preserve"> also </w:t>
        </w:r>
        <w:proofErr w:type="spellStart"/>
        <w:r w:rsidR="0009604E">
          <w:t>spplied</w:t>
        </w:r>
        <w:proofErr w:type="spellEnd"/>
        <w:r w:rsidR="0009604E">
          <w:t xml:space="preserve"> </w:t>
        </w:r>
      </w:ins>
      <w:ins w:id="40" w:author="Christopher Symons" w:date="2020-11-04T15:30:00Z">
        <w:r>
          <w:t xml:space="preserve">exploratory data analysis </w:t>
        </w:r>
      </w:ins>
      <w:ins w:id="41" w:author="Christopher Symons" w:date="2020-11-04T15:53:00Z">
        <w:r w:rsidR="00273DCF">
          <w:t xml:space="preserve">and statistical analysis </w:t>
        </w:r>
      </w:ins>
      <w:ins w:id="42" w:author="Christopher Symons" w:date="2020-11-04T15:43:00Z">
        <w:r w:rsidR="00D772AF">
          <w:t xml:space="preserve">to </w:t>
        </w:r>
      </w:ins>
      <w:ins w:id="43" w:author="Christopher Symons" w:date="2020-11-04T15:30:00Z">
        <w:r>
          <w:t>the</w:t>
        </w:r>
      </w:ins>
      <w:ins w:id="44" w:author="Christopher Symons" w:date="2020-11-04T15:43:00Z">
        <w:r w:rsidR="00D772AF">
          <w:t xml:space="preserve"> same</w:t>
        </w:r>
      </w:ins>
      <w:ins w:id="45" w:author="Christopher Symons" w:date="2020-11-04T15:40:00Z">
        <w:r w:rsidR="00D772AF">
          <w:t xml:space="preserve"> data</w:t>
        </w:r>
      </w:ins>
      <w:ins w:id="46" w:author="Christopher Symons" w:date="2020-11-04T15:31:00Z">
        <w:r>
          <w:t xml:space="preserve"> </w:t>
        </w:r>
      </w:ins>
      <w:ins w:id="47" w:author="Christopher Symons" w:date="2020-11-06T14:39:00Z">
        <w:r w:rsidR="0009604E">
          <w:t>in an attempt</w:t>
        </w:r>
      </w:ins>
      <w:ins w:id="48" w:author="Christopher Symons" w:date="2020-11-04T15:54:00Z">
        <w:r w:rsidR="00273DCF">
          <w:t xml:space="preserve"> to </w:t>
        </w:r>
      </w:ins>
      <w:ins w:id="49" w:author="Christopher Symons" w:date="2020-11-04T15:55:00Z">
        <w:r w:rsidR="00273DCF" w:rsidRPr="0009604E">
          <w:t>investigate the possibility that electoral pressure causes expenditure</w:t>
        </w:r>
      </w:ins>
      <w:ins w:id="50" w:author="Christopher Symons" w:date="2020-11-04T15:56:00Z">
        <w:r w:rsidR="00273DCF" w:rsidRPr="0009604E">
          <w:t xml:space="preserve"> decisions to deviate from what would best serve societal need.</w:t>
        </w:r>
      </w:ins>
    </w:p>
    <w:p w14:paraId="4F7FA4FE" w14:textId="29E0CC38" w:rsidR="0083021E" w:rsidRDefault="0083021E" w:rsidP="00273DCF">
      <w:ins w:id="51" w:author="Christopher Symons" w:date="2020-11-04T14:56:00Z">
        <w:del w:id="52" w:author="Hung Vu" w:date="2020-11-05T23:24:00Z">
          <w:r w:rsidRPr="002162D2" w:rsidDel="001B2029">
            <w:delText>-key</w:delText>
          </w:r>
        </w:del>
      </w:ins>
      <w:ins w:id="53" w:author="Hung Vu" w:date="2020-11-05T23:24:00Z">
        <w:r w:rsidR="001B2029" w:rsidRPr="0009604E">
          <w:t>Key</w:t>
        </w:r>
      </w:ins>
      <w:ins w:id="54" w:author="Christopher Symons" w:date="2020-11-04T14:56:00Z">
        <w:r w:rsidRPr="0009604E">
          <w:t xml:space="preserve"> take</w:t>
        </w:r>
      </w:ins>
      <w:ins w:id="55" w:author="Hung Vu" w:date="2020-11-05T23:24:00Z">
        <w:r w:rsidR="001B2029" w:rsidRPr="0009604E">
          <w:t>-</w:t>
        </w:r>
      </w:ins>
      <w:ins w:id="56" w:author="Christopher Symons" w:date="2020-11-04T14:56:00Z">
        <w:del w:id="57" w:author="Hung Vu" w:date="2020-11-05T23:24:00Z">
          <w:r w:rsidRPr="0009604E" w:rsidDel="001B2029">
            <w:delText xml:space="preserve"> </w:delText>
          </w:r>
        </w:del>
        <w:r w:rsidRPr="0009604E">
          <w:t>away messages</w:t>
        </w:r>
      </w:ins>
      <w:ins w:id="58" w:author="Christopher Symons" w:date="2020-11-06T14:39:00Z">
        <w:r w:rsidR="0009604E" w:rsidRPr="0009604E">
          <w:rPr>
            <w:rPrChange w:id="59" w:author="Christopher Symons" w:date="2020-11-06T14:41:00Z">
              <w:rPr>
                <w:highlight w:val="yellow"/>
              </w:rPr>
            </w:rPrChange>
          </w:rPr>
          <w:t xml:space="preserve"> are that (1)</w:t>
        </w:r>
      </w:ins>
      <w:ins w:id="60" w:author="Christopher Symons" w:date="2020-11-06T14:40:00Z">
        <w:r w:rsidR="0009604E" w:rsidRPr="0009604E">
          <w:rPr>
            <w:rPrChange w:id="61" w:author="Christopher Symons" w:date="2020-11-06T14:41:00Z">
              <w:rPr>
                <w:highlight w:val="yellow"/>
              </w:rPr>
            </w:rPrChange>
          </w:rPr>
          <w:t xml:space="preserve"> there is s</w:t>
        </w:r>
      </w:ins>
      <w:ins w:id="62" w:author="Christopher Symons" w:date="2020-11-04T16:03:00Z">
        <w:r w:rsidR="00273DCF" w:rsidRPr="0009604E">
          <w:t xml:space="preserve">ome evidence </w:t>
        </w:r>
      </w:ins>
      <w:ins w:id="63" w:author="Christopher Symons" w:date="2020-11-06T14:40:00Z">
        <w:r w:rsidR="0009604E" w:rsidRPr="0009604E">
          <w:rPr>
            <w:rPrChange w:id="64" w:author="Christopher Symons" w:date="2020-11-06T14:41:00Z">
              <w:rPr>
                <w:highlight w:val="yellow"/>
              </w:rPr>
            </w:rPrChange>
          </w:rPr>
          <w:t>that</w:t>
        </w:r>
      </w:ins>
      <w:ins w:id="65" w:author="Christopher Symons" w:date="2020-11-04T16:03:00Z">
        <w:r w:rsidR="00273DCF" w:rsidRPr="0009604E">
          <w:t xml:space="preserve"> political motivation clouds government spending</w:t>
        </w:r>
      </w:ins>
      <w:ins w:id="66" w:author="Christopher Symons" w:date="2020-11-06T14:40:00Z">
        <w:r w:rsidR="0009604E" w:rsidRPr="0009604E">
          <w:rPr>
            <w:rPrChange w:id="67" w:author="Christopher Symons" w:date="2020-11-06T14:41:00Z">
              <w:rPr>
                <w:highlight w:val="yellow"/>
              </w:rPr>
            </w:rPrChange>
          </w:rPr>
          <w:t xml:space="preserve">, and </w:t>
        </w:r>
      </w:ins>
      <w:ins w:id="68" w:author="Christopher Symons" w:date="2020-11-04T16:03:00Z">
        <w:r w:rsidR="00273DCF" w:rsidRPr="0009604E">
          <w:t xml:space="preserve">(2) </w:t>
        </w:r>
      </w:ins>
      <w:ins w:id="69" w:author="Christopher Symons" w:date="2020-11-06T14:40:00Z">
        <w:r w:rsidR="0009604E" w:rsidRPr="0009604E">
          <w:rPr>
            <w:rPrChange w:id="70" w:author="Christopher Symons" w:date="2020-11-06T14:41:00Z">
              <w:rPr>
                <w:highlight w:val="yellow"/>
              </w:rPr>
            </w:rPrChange>
          </w:rPr>
          <w:t>there is much that could be done as an extension of this work to unlock more power</w:t>
        </w:r>
      </w:ins>
      <w:ins w:id="71" w:author="Christopher Symons" w:date="2020-11-06T14:41:00Z">
        <w:r w:rsidR="0009604E" w:rsidRPr="0009604E">
          <w:rPr>
            <w:rPrChange w:id="72" w:author="Christopher Symons" w:date="2020-11-06T14:41:00Z">
              <w:rPr>
                <w:highlight w:val="yellow"/>
              </w:rPr>
            </w:rPrChange>
          </w:rPr>
          <w:t>ful learnings from the data</w:t>
        </w:r>
      </w:ins>
      <w:ins w:id="73" w:author="Christopher Symons" w:date="2020-11-06T14:40:00Z">
        <w:r w:rsidR="0009604E" w:rsidRPr="0009604E">
          <w:rPr>
            <w:rPrChange w:id="74" w:author="Christopher Symons" w:date="2020-11-06T14:41:00Z">
              <w:rPr>
                <w:highlight w:val="yellow"/>
              </w:rPr>
            </w:rPrChange>
          </w:rPr>
          <w:t>:</w:t>
        </w:r>
      </w:ins>
      <w:ins w:id="75" w:author="Christopher Symons" w:date="2020-11-06T14:41:00Z">
        <w:r w:rsidR="0009604E" w:rsidRPr="0009604E">
          <w:rPr>
            <w:rPrChange w:id="76" w:author="Christopher Symons" w:date="2020-11-06T14:41:00Z">
              <w:rPr>
                <w:highlight w:val="yellow"/>
              </w:rPr>
            </w:rPrChange>
          </w:rPr>
          <w:t xml:space="preserve"> </w:t>
        </w:r>
      </w:ins>
      <w:ins w:id="77" w:author="Christopher Symons" w:date="2020-11-04T16:03:00Z">
        <w:r w:rsidR="00273DCF" w:rsidRPr="0009604E">
          <w:t>more advanced statistical techniques, temporal spending data, more reliable method for classifying seat margin under the preferential voting system, more regions.</w:t>
        </w:r>
      </w:ins>
      <w:ins w:id="78" w:author="Christopher Symons" w:date="2020-11-04T16:19:00Z">
        <w:r w:rsidR="00CE4610" w:rsidRPr="0009604E">
          <w:t xml:space="preserve"> </w:t>
        </w:r>
      </w:ins>
      <w:commentRangeEnd w:id="5"/>
      <w:ins w:id="79" w:author="Christopher Symons" w:date="2020-11-05T15:45:00Z">
        <w:r w:rsidR="001059EC" w:rsidRPr="0009604E">
          <w:rPr>
            <w:rStyle w:val="CommentReference"/>
          </w:rPr>
          <w:commentReference w:id="5"/>
        </w:r>
      </w:ins>
    </w:p>
    <w:p w14:paraId="3EB0DE47" w14:textId="77777777" w:rsidR="0023172C" w:rsidRDefault="0023172C" w:rsidP="0023172C"/>
    <w:p w14:paraId="224C2A74" w14:textId="77777777" w:rsidR="0023172C" w:rsidRPr="0023172C" w:rsidRDefault="0023172C" w:rsidP="0023172C">
      <w:pPr>
        <w:sectPr w:rsidR="0023172C" w:rsidRPr="0023172C">
          <w:pgSz w:w="11906" w:h="16838"/>
          <w:pgMar w:top="1440" w:right="1440" w:bottom="1440" w:left="1440" w:header="708" w:footer="708" w:gutter="0"/>
          <w:cols w:space="708"/>
          <w:docGrid w:linePitch="360"/>
        </w:sectPr>
      </w:pPr>
    </w:p>
    <w:p w14:paraId="5F0563C1" w14:textId="77777777" w:rsidR="0023172C" w:rsidRDefault="0023172C" w:rsidP="0023172C">
      <w:pPr>
        <w:pStyle w:val="Heading1"/>
        <w:numPr>
          <w:ilvl w:val="0"/>
          <w:numId w:val="0"/>
        </w:numPr>
      </w:pPr>
      <w:bookmarkStart w:id="80" w:name="_Toc55564698"/>
      <w:r>
        <w:lastRenderedPageBreak/>
        <w:t>Table of Contents</w:t>
      </w:r>
      <w:bookmarkEnd w:id="80"/>
    </w:p>
    <w:sdt>
      <w:sdtPr>
        <w:rPr>
          <w:rFonts w:ascii="Arial" w:eastAsiaTheme="minorHAnsi" w:hAnsi="Arial" w:cstheme="minorBidi"/>
          <w:color w:val="auto"/>
          <w:sz w:val="22"/>
          <w:szCs w:val="22"/>
          <w:lang w:val="en-AU"/>
        </w:rPr>
        <w:id w:val="826562660"/>
        <w:docPartObj>
          <w:docPartGallery w:val="Table of Contents"/>
          <w:docPartUnique/>
        </w:docPartObj>
      </w:sdtPr>
      <w:sdtEndPr>
        <w:rPr>
          <w:b/>
          <w:bCs/>
          <w:noProof/>
        </w:rPr>
      </w:sdtEndPr>
      <w:sdtContent>
        <w:p w14:paraId="6CD0C51E" w14:textId="77777777" w:rsidR="0023172C" w:rsidRPr="003E1522" w:rsidRDefault="0023172C">
          <w:pPr>
            <w:pStyle w:val="TOCHeading"/>
          </w:pPr>
        </w:p>
        <w:p w14:paraId="1F6F3748" w14:textId="23B52B55" w:rsidR="00ED73D9" w:rsidRDefault="0023172C">
          <w:pPr>
            <w:pStyle w:val="TOC1"/>
            <w:rPr>
              <w:ins w:id="81" w:author="Christopher Symons" w:date="2020-11-06T14:17:00Z"/>
              <w:rFonts w:asciiTheme="minorHAnsi" w:eastAsiaTheme="minorEastAsia" w:hAnsiTheme="minorHAnsi"/>
              <w:noProof/>
              <w:sz w:val="24"/>
              <w:szCs w:val="24"/>
              <w:lang w:eastAsia="en-GB"/>
            </w:rPr>
          </w:pPr>
          <w:r>
            <w:rPr>
              <w:b/>
              <w:bCs/>
              <w:noProof/>
            </w:rPr>
            <w:fldChar w:fldCharType="begin"/>
          </w:r>
          <w:r>
            <w:rPr>
              <w:b/>
              <w:bCs/>
              <w:noProof/>
            </w:rPr>
            <w:instrText xml:space="preserve"> TOC \o "1-3" \h \z \u </w:instrText>
          </w:r>
          <w:r>
            <w:rPr>
              <w:b/>
              <w:bCs/>
              <w:noProof/>
            </w:rPr>
            <w:fldChar w:fldCharType="separate"/>
          </w:r>
          <w:ins w:id="82" w:author="Christopher Symons" w:date="2020-11-06T14:17:00Z">
            <w:r w:rsidR="00ED73D9" w:rsidRPr="007C631E">
              <w:rPr>
                <w:rStyle w:val="Hyperlink"/>
                <w:noProof/>
              </w:rPr>
              <w:fldChar w:fldCharType="begin"/>
            </w:r>
            <w:r w:rsidR="00ED73D9" w:rsidRPr="007C631E">
              <w:rPr>
                <w:rStyle w:val="Hyperlink"/>
                <w:noProof/>
              </w:rPr>
              <w:instrText xml:space="preserve"> </w:instrText>
            </w:r>
            <w:r w:rsidR="00ED73D9">
              <w:rPr>
                <w:noProof/>
              </w:rPr>
              <w:instrText>HYPERLINK \l "_Toc55564697"</w:instrText>
            </w:r>
            <w:r w:rsidR="00ED73D9" w:rsidRPr="007C631E">
              <w:rPr>
                <w:rStyle w:val="Hyperlink"/>
                <w:noProof/>
              </w:rPr>
              <w:instrText xml:space="preserve"> </w:instrText>
            </w:r>
            <w:r w:rsidR="00ED73D9" w:rsidRPr="007C631E">
              <w:rPr>
                <w:rStyle w:val="Hyperlink"/>
                <w:noProof/>
              </w:rPr>
            </w:r>
            <w:r w:rsidR="00ED73D9" w:rsidRPr="007C631E">
              <w:rPr>
                <w:rStyle w:val="Hyperlink"/>
                <w:noProof/>
              </w:rPr>
              <w:fldChar w:fldCharType="separate"/>
            </w:r>
            <w:r w:rsidR="00ED73D9" w:rsidRPr="007C631E">
              <w:rPr>
                <w:rStyle w:val="Hyperlink"/>
                <w:noProof/>
              </w:rPr>
              <w:t>Executive Summary</w:t>
            </w:r>
            <w:r w:rsidR="00ED73D9">
              <w:rPr>
                <w:noProof/>
                <w:webHidden/>
              </w:rPr>
              <w:tab/>
            </w:r>
            <w:r w:rsidR="00ED73D9">
              <w:rPr>
                <w:noProof/>
                <w:webHidden/>
              </w:rPr>
              <w:fldChar w:fldCharType="begin"/>
            </w:r>
            <w:r w:rsidR="00ED73D9">
              <w:rPr>
                <w:noProof/>
                <w:webHidden/>
              </w:rPr>
              <w:instrText xml:space="preserve"> PAGEREF _Toc55564697 \h </w:instrText>
            </w:r>
            <w:r w:rsidR="00ED73D9">
              <w:rPr>
                <w:noProof/>
                <w:webHidden/>
              </w:rPr>
            </w:r>
          </w:ins>
          <w:r w:rsidR="00ED73D9">
            <w:rPr>
              <w:noProof/>
              <w:webHidden/>
            </w:rPr>
            <w:fldChar w:fldCharType="separate"/>
          </w:r>
          <w:ins w:id="83" w:author="Christopher Symons" w:date="2020-11-06T14:17:00Z">
            <w:r w:rsidR="00ED73D9">
              <w:rPr>
                <w:noProof/>
                <w:webHidden/>
              </w:rPr>
              <w:t>2</w:t>
            </w:r>
            <w:r w:rsidR="00ED73D9">
              <w:rPr>
                <w:noProof/>
                <w:webHidden/>
              </w:rPr>
              <w:fldChar w:fldCharType="end"/>
            </w:r>
            <w:r w:rsidR="00ED73D9" w:rsidRPr="007C631E">
              <w:rPr>
                <w:rStyle w:val="Hyperlink"/>
                <w:noProof/>
              </w:rPr>
              <w:fldChar w:fldCharType="end"/>
            </w:r>
          </w:ins>
        </w:p>
        <w:p w14:paraId="08A87D35" w14:textId="74889125" w:rsidR="00ED73D9" w:rsidRDefault="00ED73D9">
          <w:pPr>
            <w:pStyle w:val="TOC1"/>
            <w:rPr>
              <w:ins w:id="84" w:author="Christopher Symons" w:date="2020-11-06T14:17:00Z"/>
              <w:rFonts w:asciiTheme="minorHAnsi" w:eastAsiaTheme="minorEastAsia" w:hAnsiTheme="minorHAnsi"/>
              <w:noProof/>
              <w:sz w:val="24"/>
              <w:szCs w:val="24"/>
              <w:lang w:eastAsia="en-GB"/>
            </w:rPr>
          </w:pPr>
          <w:ins w:id="85" w:author="Christopher Symons" w:date="2020-11-06T14:17:00Z">
            <w:r w:rsidRPr="007C631E">
              <w:rPr>
                <w:rStyle w:val="Hyperlink"/>
                <w:noProof/>
              </w:rPr>
              <w:fldChar w:fldCharType="begin"/>
            </w:r>
            <w:r w:rsidRPr="007C631E">
              <w:rPr>
                <w:rStyle w:val="Hyperlink"/>
                <w:noProof/>
              </w:rPr>
              <w:instrText xml:space="preserve"> </w:instrText>
            </w:r>
            <w:r>
              <w:rPr>
                <w:noProof/>
              </w:rPr>
              <w:instrText>HYPERLINK \l "_Toc55564698"</w:instrText>
            </w:r>
            <w:r w:rsidRPr="007C631E">
              <w:rPr>
                <w:rStyle w:val="Hyperlink"/>
                <w:noProof/>
              </w:rPr>
              <w:instrText xml:space="preserve"> </w:instrText>
            </w:r>
            <w:r w:rsidRPr="007C631E">
              <w:rPr>
                <w:rStyle w:val="Hyperlink"/>
                <w:noProof/>
              </w:rPr>
            </w:r>
            <w:r w:rsidRPr="007C631E">
              <w:rPr>
                <w:rStyle w:val="Hyperlink"/>
                <w:noProof/>
              </w:rPr>
              <w:fldChar w:fldCharType="separate"/>
            </w:r>
            <w:r w:rsidRPr="007C631E">
              <w:rPr>
                <w:rStyle w:val="Hyperlink"/>
                <w:noProof/>
              </w:rPr>
              <w:t>Table of Contents</w:t>
            </w:r>
            <w:r>
              <w:rPr>
                <w:noProof/>
                <w:webHidden/>
              </w:rPr>
              <w:tab/>
            </w:r>
            <w:r>
              <w:rPr>
                <w:noProof/>
                <w:webHidden/>
              </w:rPr>
              <w:fldChar w:fldCharType="begin"/>
            </w:r>
            <w:r>
              <w:rPr>
                <w:noProof/>
                <w:webHidden/>
              </w:rPr>
              <w:instrText xml:space="preserve"> PAGEREF _Toc55564698 \h </w:instrText>
            </w:r>
            <w:r>
              <w:rPr>
                <w:noProof/>
                <w:webHidden/>
              </w:rPr>
            </w:r>
          </w:ins>
          <w:r>
            <w:rPr>
              <w:noProof/>
              <w:webHidden/>
            </w:rPr>
            <w:fldChar w:fldCharType="separate"/>
          </w:r>
          <w:ins w:id="86" w:author="Christopher Symons" w:date="2020-11-06T14:17:00Z">
            <w:r>
              <w:rPr>
                <w:noProof/>
                <w:webHidden/>
              </w:rPr>
              <w:t>3</w:t>
            </w:r>
            <w:r>
              <w:rPr>
                <w:noProof/>
                <w:webHidden/>
              </w:rPr>
              <w:fldChar w:fldCharType="end"/>
            </w:r>
            <w:r w:rsidRPr="007C631E">
              <w:rPr>
                <w:rStyle w:val="Hyperlink"/>
                <w:noProof/>
              </w:rPr>
              <w:fldChar w:fldCharType="end"/>
            </w:r>
          </w:ins>
        </w:p>
        <w:p w14:paraId="42D808A2" w14:textId="0D81978F" w:rsidR="00ED73D9" w:rsidRDefault="00ED73D9">
          <w:pPr>
            <w:pStyle w:val="TOC1"/>
            <w:tabs>
              <w:tab w:val="left" w:pos="480"/>
            </w:tabs>
            <w:rPr>
              <w:ins w:id="87" w:author="Christopher Symons" w:date="2020-11-06T14:17:00Z"/>
              <w:rFonts w:asciiTheme="minorHAnsi" w:eastAsiaTheme="minorEastAsia" w:hAnsiTheme="minorHAnsi"/>
              <w:noProof/>
              <w:sz w:val="24"/>
              <w:szCs w:val="24"/>
              <w:lang w:eastAsia="en-GB"/>
            </w:rPr>
          </w:pPr>
          <w:ins w:id="88" w:author="Christopher Symons" w:date="2020-11-06T14:17:00Z">
            <w:r w:rsidRPr="007C631E">
              <w:rPr>
                <w:rStyle w:val="Hyperlink"/>
                <w:noProof/>
              </w:rPr>
              <w:fldChar w:fldCharType="begin"/>
            </w:r>
            <w:r w:rsidRPr="007C631E">
              <w:rPr>
                <w:rStyle w:val="Hyperlink"/>
                <w:noProof/>
              </w:rPr>
              <w:instrText xml:space="preserve"> </w:instrText>
            </w:r>
            <w:r>
              <w:rPr>
                <w:noProof/>
              </w:rPr>
              <w:instrText>HYPERLINK \l "_Toc55564699"</w:instrText>
            </w:r>
            <w:r w:rsidRPr="007C631E">
              <w:rPr>
                <w:rStyle w:val="Hyperlink"/>
                <w:noProof/>
              </w:rPr>
              <w:instrText xml:space="preserve"> </w:instrText>
            </w:r>
            <w:r w:rsidRPr="007C631E">
              <w:rPr>
                <w:rStyle w:val="Hyperlink"/>
                <w:noProof/>
              </w:rPr>
            </w:r>
            <w:r w:rsidRPr="007C631E">
              <w:rPr>
                <w:rStyle w:val="Hyperlink"/>
                <w:noProof/>
              </w:rPr>
              <w:fldChar w:fldCharType="separate"/>
            </w:r>
            <w:r w:rsidRPr="007C631E">
              <w:rPr>
                <w:rStyle w:val="Hyperlink"/>
                <w:noProof/>
              </w:rPr>
              <w:t>1</w:t>
            </w:r>
            <w:r>
              <w:rPr>
                <w:rFonts w:asciiTheme="minorHAnsi" w:eastAsiaTheme="minorEastAsia" w:hAnsiTheme="minorHAnsi"/>
                <w:noProof/>
                <w:sz w:val="24"/>
                <w:szCs w:val="24"/>
                <w:lang w:eastAsia="en-GB"/>
              </w:rPr>
              <w:tab/>
            </w:r>
            <w:r w:rsidRPr="007C631E">
              <w:rPr>
                <w:rStyle w:val="Hyperlink"/>
                <w:noProof/>
              </w:rPr>
              <w:t>Defining the Problem</w:t>
            </w:r>
            <w:r>
              <w:rPr>
                <w:noProof/>
                <w:webHidden/>
              </w:rPr>
              <w:tab/>
            </w:r>
            <w:r>
              <w:rPr>
                <w:noProof/>
                <w:webHidden/>
              </w:rPr>
              <w:fldChar w:fldCharType="begin"/>
            </w:r>
            <w:r>
              <w:rPr>
                <w:noProof/>
                <w:webHidden/>
              </w:rPr>
              <w:instrText xml:space="preserve"> PAGEREF _Toc55564699 \h </w:instrText>
            </w:r>
            <w:r>
              <w:rPr>
                <w:noProof/>
                <w:webHidden/>
              </w:rPr>
            </w:r>
          </w:ins>
          <w:r>
            <w:rPr>
              <w:noProof/>
              <w:webHidden/>
            </w:rPr>
            <w:fldChar w:fldCharType="separate"/>
          </w:r>
          <w:ins w:id="89" w:author="Christopher Symons" w:date="2020-11-06T14:17:00Z">
            <w:r>
              <w:rPr>
                <w:noProof/>
                <w:webHidden/>
              </w:rPr>
              <w:t>1</w:t>
            </w:r>
            <w:r>
              <w:rPr>
                <w:noProof/>
                <w:webHidden/>
              </w:rPr>
              <w:fldChar w:fldCharType="end"/>
            </w:r>
            <w:r w:rsidRPr="007C631E">
              <w:rPr>
                <w:rStyle w:val="Hyperlink"/>
                <w:noProof/>
              </w:rPr>
              <w:fldChar w:fldCharType="end"/>
            </w:r>
          </w:ins>
        </w:p>
        <w:p w14:paraId="74D01966" w14:textId="263BACF7" w:rsidR="00ED73D9" w:rsidRDefault="00ED73D9">
          <w:pPr>
            <w:pStyle w:val="TOC2"/>
            <w:tabs>
              <w:tab w:val="left" w:pos="960"/>
              <w:tab w:val="right" w:leader="dot" w:pos="9016"/>
            </w:tabs>
            <w:rPr>
              <w:ins w:id="90" w:author="Christopher Symons" w:date="2020-11-06T14:17:00Z"/>
              <w:rFonts w:asciiTheme="minorHAnsi" w:eastAsiaTheme="minorEastAsia" w:hAnsiTheme="minorHAnsi"/>
              <w:noProof/>
              <w:sz w:val="24"/>
              <w:szCs w:val="24"/>
              <w:lang w:eastAsia="en-GB"/>
            </w:rPr>
          </w:pPr>
          <w:ins w:id="91" w:author="Christopher Symons" w:date="2020-11-06T14:17:00Z">
            <w:r w:rsidRPr="007C631E">
              <w:rPr>
                <w:rStyle w:val="Hyperlink"/>
                <w:noProof/>
              </w:rPr>
              <w:fldChar w:fldCharType="begin"/>
            </w:r>
            <w:r w:rsidRPr="007C631E">
              <w:rPr>
                <w:rStyle w:val="Hyperlink"/>
                <w:noProof/>
              </w:rPr>
              <w:instrText xml:space="preserve"> </w:instrText>
            </w:r>
            <w:r>
              <w:rPr>
                <w:noProof/>
              </w:rPr>
              <w:instrText>HYPERLINK \l "_Toc55564700"</w:instrText>
            </w:r>
            <w:r w:rsidRPr="007C631E">
              <w:rPr>
                <w:rStyle w:val="Hyperlink"/>
                <w:noProof/>
              </w:rPr>
              <w:instrText xml:space="preserve"> </w:instrText>
            </w:r>
            <w:r w:rsidRPr="007C631E">
              <w:rPr>
                <w:rStyle w:val="Hyperlink"/>
                <w:noProof/>
              </w:rPr>
            </w:r>
            <w:r w:rsidRPr="007C631E">
              <w:rPr>
                <w:rStyle w:val="Hyperlink"/>
                <w:noProof/>
              </w:rPr>
              <w:fldChar w:fldCharType="separate"/>
            </w:r>
            <w:r w:rsidRPr="007C631E">
              <w:rPr>
                <w:rStyle w:val="Hyperlink"/>
                <w:noProof/>
              </w:rPr>
              <w:t>1.1</w:t>
            </w:r>
            <w:r>
              <w:rPr>
                <w:rFonts w:asciiTheme="minorHAnsi" w:eastAsiaTheme="minorEastAsia" w:hAnsiTheme="minorHAnsi"/>
                <w:noProof/>
                <w:sz w:val="24"/>
                <w:szCs w:val="24"/>
                <w:lang w:eastAsia="en-GB"/>
              </w:rPr>
              <w:tab/>
            </w:r>
            <w:r w:rsidRPr="007C631E">
              <w:rPr>
                <w:rStyle w:val="Hyperlink"/>
                <w:noProof/>
              </w:rPr>
              <w:t>What is happening</w:t>
            </w:r>
            <w:r>
              <w:rPr>
                <w:noProof/>
                <w:webHidden/>
              </w:rPr>
              <w:tab/>
            </w:r>
            <w:r>
              <w:rPr>
                <w:noProof/>
                <w:webHidden/>
              </w:rPr>
              <w:fldChar w:fldCharType="begin"/>
            </w:r>
            <w:r>
              <w:rPr>
                <w:noProof/>
                <w:webHidden/>
              </w:rPr>
              <w:instrText xml:space="preserve"> PAGEREF _Toc55564700 \h </w:instrText>
            </w:r>
            <w:r>
              <w:rPr>
                <w:noProof/>
                <w:webHidden/>
              </w:rPr>
            </w:r>
          </w:ins>
          <w:r>
            <w:rPr>
              <w:noProof/>
              <w:webHidden/>
            </w:rPr>
            <w:fldChar w:fldCharType="separate"/>
          </w:r>
          <w:ins w:id="92" w:author="Christopher Symons" w:date="2020-11-06T14:17:00Z">
            <w:r>
              <w:rPr>
                <w:noProof/>
                <w:webHidden/>
              </w:rPr>
              <w:t>1</w:t>
            </w:r>
            <w:r>
              <w:rPr>
                <w:noProof/>
                <w:webHidden/>
              </w:rPr>
              <w:fldChar w:fldCharType="end"/>
            </w:r>
            <w:r w:rsidRPr="007C631E">
              <w:rPr>
                <w:rStyle w:val="Hyperlink"/>
                <w:noProof/>
              </w:rPr>
              <w:fldChar w:fldCharType="end"/>
            </w:r>
          </w:ins>
        </w:p>
        <w:p w14:paraId="6E6B4321" w14:textId="5C11AE45" w:rsidR="00ED73D9" w:rsidRDefault="00ED73D9">
          <w:pPr>
            <w:pStyle w:val="TOC2"/>
            <w:tabs>
              <w:tab w:val="left" w:pos="960"/>
              <w:tab w:val="right" w:leader="dot" w:pos="9016"/>
            </w:tabs>
            <w:rPr>
              <w:ins w:id="93" w:author="Christopher Symons" w:date="2020-11-06T14:17:00Z"/>
              <w:rFonts w:asciiTheme="minorHAnsi" w:eastAsiaTheme="minorEastAsia" w:hAnsiTheme="minorHAnsi"/>
              <w:noProof/>
              <w:sz w:val="24"/>
              <w:szCs w:val="24"/>
              <w:lang w:eastAsia="en-GB"/>
            </w:rPr>
          </w:pPr>
          <w:ins w:id="94" w:author="Christopher Symons" w:date="2020-11-06T14:17:00Z">
            <w:r w:rsidRPr="007C631E">
              <w:rPr>
                <w:rStyle w:val="Hyperlink"/>
                <w:noProof/>
              </w:rPr>
              <w:fldChar w:fldCharType="begin"/>
            </w:r>
            <w:r w:rsidRPr="007C631E">
              <w:rPr>
                <w:rStyle w:val="Hyperlink"/>
                <w:noProof/>
              </w:rPr>
              <w:instrText xml:space="preserve"> </w:instrText>
            </w:r>
            <w:r>
              <w:rPr>
                <w:noProof/>
              </w:rPr>
              <w:instrText>HYPERLINK \l "_Toc55564701"</w:instrText>
            </w:r>
            <w:r w:rsidRPr="007C631E">
              <w:rPr>
                <w:rStyle w:val="Hyperlink"/>
                <w:noProof/>
              </w:rPr>
              <w:instrText xml:space="preserve"> </w:instrText>
            </w:r>
            <w:r w:rsidRPr="007C631E">
              <w:rPr>
                <w:rStyle w:val="Hyperlink"/>
                <w:noProof/>
              </w:rPr>
            </w:r>
            <w:r w:rsidRPr="007C631E">
              <w:rPr>
                <w:rStyle w:val="Hyperlink"/>
                <w:noProof/>
              </w:rPr>
              <w:fldChar w:fldCharType="separate"/>
            </w:r>
            <w:r w:rsidRPr="007C631E">
              <w:rPr>
                <w:rStyle w:val="Hyperlink"/>
                <w:noProof/>
              </w:rPr>
              <w:t>1.2</w:t>
            </w:r>
            <w:r>
              <w:rPr>
                <w:rFonts w:asciiTheme="minorHAnsi" w:eastAsiaTheme="minorEastAsia" w:hAnsiTheme="minorHAnsi"/>
                <w:noProof/>
                <w:sz w:val="24"/>
                <w:szCs w:val="24"/>
                <w:lang w:eastAsia="en-GB"/>
              </w:rPr>
              <w:tab/>
            </w:r>
            <w:r w:rsidRPr="007C631E">
              <w:rPr>
                <w:rStyle w:val="Hyperlink"/>
                <w:noProof/>
              </w:rPr>
              <w:t>How will the problem be addressed?</w:t>
            </w:r>
            <w:r>
              <w:rPr>
                <w:noProof/>
                <w:webHidden/>
              </w:rPr>
              <w:tab/>
            </w:r>
            <w:r>
              <w:rPr>
                <w:noProof/>
                <w:webHidden/>
              </w:rPr>
              <w:fldChar w:fldCharType="begin"/>
            </w:r>
            <w:r>
              <w:rPr>
                <w:noProof/>
                <w:webHidden/>
              </w:rPr>
              <w:instrText xml:space="preserve"> PAGEREF _Toc55564701 \h </w:instrText>
            </w:r>
            <w:r>
              <w:rPr>
                <w:noProof/>
                <w:webHidden/>
              </w:rPr>
            </w:r>
          </w:ins>
          <w:r>
            <w:rPr>
              <w:noProof/>
              <w:webHidden/>
            </w:rPr>
            <w:fldChar w:fldCharType="separate"/>
          </w:r>
          <w:ins w:id="95" w:author="Christopher Symons" w:date="2020-11-06T14:17:00Z">
            <w:r>
              <w:rPr>
                <w:noProof/>
                <w:webHidden/>
              </w:rPr>
              <w:t>2</w:t>
            </w:r>
            <w:r>
              <w:rPr>
                <w:noProof/>
                <w:webHidden/>
              </w:rPr>
              <w:fldChar w:fldCharType="end"/>
            </w:r>
            <w:r w:rsidRPr="007C631E">
              <w:rPr>
                <w:rStyle w:val="Hyperlink"/>
                <w:noProof/>
              </w:rPr>
              <w:fldChar w:fldCharType="end"/>
            </w:r>
          </w:ins>
        </w:p>
        <w:p w14:paraId="23FB4A8B" w14:textId="54275D92" w:rsidR="00ED73D9" w:rsidRDefault="00ED73D9">
          <w:pPr>
            <w:pStyle w:val="TOC2"/>
            <w:tabs>
              <w:tab w:val="left" w:pos="960"/>
              <w:tab w:val="right" w:leader="dot" w:pos="9016"/>
            </w:tabs>
            <w:rPr>
              <w:ins w:id="96" w:author="Christopher Symons" w:date="2020-11-06T14:17:00Z"/>
              <w:rFonts w:asciiTheme="minorHAnsi" w:eastAsiaTheme="minorEastAsia" w:hAnsiTheme="minorHAnsi"/>
              <w:noProof/>
              <w:sz w:val="24"/>
              <w:szCs w:val="24"/>
              <w:lang w:eastAsia="en-GB"/>
            </w:rPr>
          </w:pPr>
          <w:ins w:id="97" w:author="Christopher Symons" w:date="2020-11-06T14:17:00Z">
            <w:r w:rsidRPr="007C631E">
              <w:rPr>
                <w:rStyle w:val="Hyperlink"/>
                <w:noProof/>
              </w:rPr>
              <w:fldChar w:fldCharType="begin"/>
            </w:r>
            <w:r w:rsidRPr="007C631E">
              <w:rPr>
                <w:rStyle w:val="Hyperlink"/>
                <w:noProof/>
              </w:rPr>
              <w:instrText xml:space="preserve"> </w:instrText>
            </w:r>
            <w:r>
              <w:rPr>
                <w:noProof/>
              </w:rPr>
              <w:instrText>HYPERLINK \l "_Toc55564702"</w:instrText>
            </w:r>
            <w:r w:rsidRPr="007C631E">
              <w:rPr>
                <w:rStyle w:val="Hyperlink"/>
                <w:noProof/>
              </w:rPr>
              <w:instrText xml:space="preserve"> </w:instrText>
            </w:r>
            <w:r w:rsidRPr="007C631E">
              <w:rPr>
                <w:rStyle w:val="Hyperlink"/>
                <w:noProof/>
              </w:rPr>
            </w:r>
            <w:r w:rsidRPr="007C631E">
              <w:rPr>
                <w:rStyle w:val="Hyperlink"/>
                <w:noProof/>
              </w:rPr>
              <w:fldChar w:fldCharType="separate"/>
            </w:r>
            <w:r w:rsidRPr="007C631E">
              <w:rPr>
                <w:rStyle w:val="Hyperlink"/>
                <w:noProof/>
              </w:rPr>
              <w:t>1.1</w:t>
            </w:r>
            <w:r>
              <w:rPr>
                <w:rFonts w:asciiTheme="minorHAnsi" w:eastAsiaTheme="minorEastAsia" w:hAnsiTheme="minorHAnsi"/>
                <w:noProof/>
                <w:sz w:val="24"/>
                <w:szCs w:val="24"/>
                <w:lang w:eastAsia="en-GB"/>
              </w:rPr>
              <w:tab/>
            </w:r>
            <w:r w:rsidRPr="007C631E">
              <w:rPr>
                <w:rStyle w:val="Hyperlink"/>
                <w:noProof/>
              </w:rPr>
              <w:t>What related works exist?</w:t>
            </w:r>
            <w:r>
              <w:rPr>
                <w:noProof/>
                <w:webHidden/>
              </w:rPr>
              <w:tab/>
            </w:r>
            <w:r>
              <w:rPr>
                <w:noProof/>
                <w:webHidden/>
              </w:rPr>
              <w:fldChar w:fldCharType="begin"/>
            </w:r>
            <w:r>
              <w:rPr>
                <w:noProof/>
                <w:webHidden/>
              </w:rPr>
              <w:instrText xml:space="preserve"> PAGEREF _Toc55564702 \h </w:instrText>
            </w:r>
            <w:r>
              <w:rPr>
                <w:noProof/>
                <w:webHidden/>
              </w:rPr>
            </w:r>
          </w:ins>
          <w:r>
            <w:rPr>
              <w:noProof/>
              <w:webHidden/>
            </w:rPr>
            <w:fldChar w:fldCharType="separate"/>
          </w:r>
          <w:ins w:id="98" w:author="Christopher Symons" w:date="2020-11-06T14:17:00Z">
            <w:r>
              <w:rPr>
                <w:noProof/>
                <w:webHidden/>
              </w:rPr>
              <w:t>2</w:t>
            </w:r>
            <w:r>
              <w:rPr>
                <w:noProof/>
                <w:webHidden/>
              </w:rPr>
              <w:fldChar w:fldCharType="end"/>
            </w:r>
            <w:r w:rsidRPr="007C631E">
              <w:rPr>
                <w:rStyle w:val="Hyperlink"/>
                <w:noProof/>
              </w:rPr>
              <w:fldChar w:fldCharType="end"/>
            </w:r>
          </w:ins>
        </w:p>
        <w:p w14:paraId="7A676C37" w14:textId="108AB5BB" w:rsidR="00ED73D9" w:rsidRDefault="00ED73D9">
          <w:pPr>
            <w:pStyle w:val="TOC1"/>
            <w:tabs>
              <w:tab w:val="left" w:pos="480"/>
            </w:tabs>
            <w:rPr>
              <w:ins w:id="99" w:author="Christopher Symons" w:date="2020-11-06T14:17:00Z"/>
              <w:rFonts w:asciiTheme="minorHAnsi" w:eastAsiaTheme="minorEastAsia" w:hAnsiTheme="minorHAnsi"/>
              <w:noProof/>
              <w:sz w:val="24"/>
              <w:szCs w:val="24"/>
              <w:lang w:eastAsia="en-GB"/>
            </w:rPr>
          </w:pPr>
          <w:ins w:id="100" w:author="Christopher Symons" w:date="2020-11-06T14:17:00Z">
            <w:r w:rsidRPr="007C631E">
              <w:rPr>
                <w:rStyle w:val="Hyperlink"/>
                <w:noProof/>
              </w:rPr>
              <w:fldChar w:fldCharType="begin"/>
            </w:r>
            <w:r w:rsidRPr="007C631E">
              <w:rPr>
                <w:rStyle w:val="Hyperlink"/>
                <w:noProof/>
              </w:rPr>
              <w:instrText xml:space="preserve"> </w:instrText>
            </w:r>
            <w:r>
              <w:rPr>
                <w:noProof/>
              </w:rPr>
              <w:instrText>HYPERLINK \l "_Toc55564703"</w:instrText>
            </w:r>
            <w:r w:rsidRPr="007C631E">
              <w:rPr>
                <w:rStyle w:val="Hyperlink"/>
                <w:noProof/>
              </w:rPr>
              <w:instrText xml:space="preserve"> </w:instrText>
            </w:r>
            <w:r w:rsidRPr="007C631E">
              <w:rPr>
                <w:rStyle w:val="Hyperlink"/>
                <w:noProof/>
              </w:rPr>
            </w:r>
            <w:r w:rsidRPr="007C631E">
              <w:rPr>
                <w:rStyle w:val="Hyperlink"/>
                <w:noProof/>
              </w:rPr>
              <w:fldChar w:fldCharType="separate"/>
            </w:r>
            <w:r w:rsidRPr="007C631E">
              <w:rPr>
                <w:rStyle w:val="Hyperlink"/>
                <w:noProof/>
              </w:rPr>
              <w:t>2</w:t>
            </w:r>
            <w:r>
              <w:rPr>
                <w:rFonts w:asciiTheme="minorHAnsi" w:eastAsiaTheme="minorEastAsia" w:hAnsiTheme="minorHAnsi"/>
                <w:noProof/>
                <w:sz w:val="24"/>
                <w:szCs w:val="24"/>
                <w:lang w:eastAsia="en-GB"/>
              </w:rPr>
              <w:tab/>
            </w:r>
            <w:r w:rsidRPr="007C631E">
              <w:rPr>
                <w:rStyle w:val="Hyperlink"/>
                <w:noProof/>
              </w:rPr>
              <w:t>Sourcing Methodology</w:t>
            </w:r>
            <w:r>
              <w:rPr>
                <w:noProof/>
                <w:webHidden/>
              </w:rPr>
              <w:tab/>
            </w:r>
            <w:r>
              <w:rPr>
                <w:noProof/>
                <w:webHidden/>
              </w:rPr>
              <w:fldChar w:fldCharType="begin"/>
            </w:r>
            <w:r>
              <w:rPr>
                <w:noProof/>
                <w:webHidden/>
              </w:rPr>
              <w:instrText xml:space="preserve"> PAGEREF _Toc55564703 \h </w:instrText>
            </w:r>
            <w:r>
              <w:rPr>
                <w:noProof/>
                <w:webHidden/>
              </w:rPr>
            </w:r>
          </w:ins>
          <w:r>
            <w:rPr>
              <w:noProof/>
              <w:webHidden/>
            </w:rPr>
            <w:fldChar w:fldCharType="separate"/>
          </w:r>
          <w:ins w:id="101" w:author="Christopher Symons" w:date="2020-11-06T14:17:00Z">
            <w:r>
              <w:rPr>
                <w:noProof/>
                <w:webHidden/>
              </w:rPr>
              <w:t>3</w:t>
            </w:r>
            <w:r>
              <w:rPr>
                <w:noProof/>
                <w:webHidden/>
              </w:rPr>
              <w:fldChar w:fldCharType="end"/>
            </w:r>
            <w:r w:rsidRPr="007C631E">
              <w:rPr>
                <w:rStyle w:val="Hyperlink"/>
                <w:noProof/>
              </w:rPr>
              <w:fldChar w:fldCharType="end"/>
            </w:r>
          </w:ins>
        </w:p>
        <w:p w14:paraId="6CAF833F" w14:textId="569E826E" w:rsidR="00ED73D9" w:rsidRDefault="00ED73D9">
          <w:pPr>
            <w:pStyle w:val="TOC2"/>
            <w:tabs>
              <w:tab w:val="left" w:pos="960"/>
              <w:tab w:val="right" w:leader="dot" w:pos="9016"/>
            </w:tabs>
            <w:rPr>
              <w:ins w:id="102" w:author="Christopher Symons" w:date="2020-11-06T14:17:00Z"/>
              <w:rFonts w:asciiTheme="minorHAnsi" w:eastAsiaTheme="minorEastAsia" w:hAnsiTheme="minorHAnsi"/>
              <w:noProof/>
              <w:sz w:val="24"/>
              <w:szCs w:val="24"/>
              <w:lang w:eastAsia="en-GB"/>
            </w:rPr>
          </w:pPr>
          <w:ins w:id="103" w:author="Christopher Symons" w:date="2020-11-06T14:17:00Z">
            <w:r w:rsidRPr="007C631E">
              <w:rPr>
                <w:rStyle w:val="Hyperlink"/>
                <w:noProof/>
              </w:rPr>
              <w:fldChar w:fldCharType="begin"/>
            </w:r>
            <w:r w:rsidRPr="007C631E">
              <w:rPr>
                <w:rStyle w:val="Hyperlink"/>
                <w:noProof/>
              </w:rPr>
              <w:instrText xml:space="preserve"> </w:instrText>
            </w:r>
            <w:r>
              <w:rPr>
                <w:noProof/>
              </w:rPr>
              <w:instrText>HYPERLINK \l "_Toc55564704"</w:instrText>
            </w:r>
            <w:r w:rsidRPr="007C631E">
              <w:rPr>
                <w:rStyle w:val="Hyperlink"/>
                <w:noProof/>
              </w:rPr>
              <w:instrText xml:space="preserve"> </w:instrText>
            </w:r>
            <w:r w:rsidRPr="007C631E">
              <w:rPr>
                <w:rStyle w:val="Hyperlink"/>
                <w:noProof/>
              </w:rPr>
            </w:r>
            <w:r w:rsidRPr="007C631E">
              <w:rPr>
                <w:rStyle w:val="Hyperlink"/>
                <w:noProof/>
              </w:rPr>
              <w:fldChar w:fldCharType="separate"/>
            </w:r>
            <w:r w:rsidRPr="007C631E">
              <w:rPr>
                <w:rStyle w:val="Hyperlink"/>
                <w:noProof/>
              </w:rPr>
              <w:t>2.1</w:t>
            </w:r>
            <w:r>
              <w:rPr>
                <w:rFonts w:asciiTheme="minorHAnsi" w:eastAsiaTheme="minorEastAsia" w:hAnsiTheme="minorHAnsi"/>
                <w:noProof/>
                <w:sz w:val="24"/>
                <w:szCs w:val="24"/>
                <w:lang w:eastAsia="en-GB"/>
              </w:rPr>
              <w:tab/>
            </w:r>
            <w:r w:rsidRPr="007C631E">
              <w:rPr>
                <w:rStyle w:val="Hyperlink"/>
                <w:noProof/>
              </w:rPr>
              <w:t>Getting the data</w:t>
            </w:r>
            <w:r>
              <w:rPr>
                <w:noProof/>
                <w:webHidden/>
              </w:rPr>
              <w:tab/>
            </w:r>
            <w:r>
              <w:rPr>
                <w:noProof/>
                <w:webHidden/>
              </w:rPr>
              <w:fldChar w:fldCharType="begin"/>
            </w:r>
            <w:r>
              <w:rPr>
                <w:noProof/>
                <w:webHidden/>
              </w:rPr>
              <w:instrText xml:space="preserve"> PAGEREF _Toc55564704 \h </w:instrText>
            </w:r>
            <w:r>
              <w:rPr>
                <w:noProof/>
                <w:webHidden/>
              </w:rPr>
            </w:r>
          </w:ins>
          <w:r>
            <w:rPr>
              <w:noProof/>
              <w:webHidden/>
            </w:rPr>
            <w:fldChar w:fldCharType="separate"/>
          </w:r>
          <w:ins w:id="104" w:author="Christopher Symons" w:date="2020-11-06T14:17:00Z">
            <w:r>
              <w:rPr>
                <w:noProof/>
                <w:webHidden/>
              </w:rPr>
              <w:t>3</w:t>
            </w:r>
            <w:r>
              <w:rPr>
                <w:noProof/>
                <w:webHidden/>
              </w:rPr>
              <w:fldChar w:fldCharType="end"/>
            </w:r>
            <w:r w:rsidRPr="007C631E">
              <w:rPr>
                <w:rStyle w:val="Hyperlink"/>
                <w:noProof/>
              </w:rPr>
              <w:fldChar w:fldCharType="end"/>
            </w:r>
          </w:ins>
        </w:p>
        <w:p w14:paraId="244AFF1A" w14:textId="0AA77CD8" w:rsidR="00ED73D9" w:rsidRDefault="00ED73D9">
          <w:pPr>
            <w:pStyle w:val="TOC2"/>
            <w:tabs>
              <w:tab w:val="left" w:pos="960"/>
              <w:tab w:val="right" w:leader="dot" w:pos="9016"/>
            </w:tabs>
            <w:rPr>
              <w:ins w:id="105" w:author="Christopher Symons" w:date="2020-11-06T14:17:00Z"/>
              <w:rFonts w:asciiTheme="minorHAnsi" w:eastAsiaTheme="minorEastAsia" w:hAnsiTheme="minorHAnsi"/>
              <w:noProof/>
              <w:sz w:val="24"/>
              <w:szCs w:val="24"/>
              <w:lang w:eastAsia="en-GB"/>
            </w:rPr>
          </w:pPr>
          <w:ins w:id="106" w:author="Christopher Symons" w:date="2020-11-06T14:17:00Z">
            <w:r w:rsidRPr="007C631E">
              <w:rPr>
                <w:rStyle w:val="Hyperlink"/>
                <w:noProof/>
              </w:rPr>
              <w:fldChar w:fldCharType="begin"/>
            </w:r>
            <w:r w:rsidRPr="007C631E">
              <w:rPr>
                <w:rStyle w:val="Hyperlink"/>
                <w:noProof/>
              </w:rPr>
              <w:instrText xml:space="preserve"> </w:instrText>
            </w:r>
            <w:r>
              <w:rPr>
                <w:noProof/>
              </w:rPr>
              <w:instrText>HYPERLINK \l "_Toc55564705"</w:instrText>
            </w:r>
            <w:r w:rsidRPr="007C631E">
              <w:rPr>
                <w:rStyle w:val="Hyperlink"/>
                <w:noProof/>
              </w:rPr>
              <w:instrText xml:space="preserve"> </w:instrText>
            </w:r>
            <w:r w:rsidRPr="007C631E">
              <w:rPr>
                <w:rStyle w:val="Hyperlink"/>
                <w:noProof/>
              </w:rPr>
            </w:r>
            <w:r w:rsidRPr="007C631E">
              <w:rPr>
                <w:rStyle w:val="Hyperlink"/>
                <w:noProof/>
              </w:rPr>
              <w:fldChar w:fldCharType="separate"/>
            </w:r>
            <w:r w:rsidRPr="007C631E">
              <w:rPr>
                <w:rStyle w:val="Hyperlink"/>
                <w:noProof/>
              </w:rPr>
              <w:t>2.2</w:t>
            </w:r>
            <w:r>
              <w:rPr>
                <w:rFonts w:asciiTheme="minorHAnsi" w:eastAsiaTheme="minorEastAsia" w:hAnsiTheme="minorHAnsi"/>
                <w:noProof/>
                <w:sz w:val="24"/>
                <w:szCs w:val="24"/>
                <w:lang w:eastAsia="en-GB"/>
              </w:rPr>
              <w:tab/>
            </w:r>
            <w:r w:rsidRPr="007C631E">
              <w:rPr>
                <w:rStyle w:val="Hyperlink"/>
                <w:noProof/>
              </w:rPr>
              <w:t>Data Ingestion</w:t>
            </w:r>
            <w:r>
              <w:rPr>
                <w:noProof/>
                <w:webHidden/>
              </w:rPr>
              <w:tab/>
            </w:r>
            <w:r>
              <w:rPr>
                <w:noProof/>
                <w:webHidden/>
              </w:rPr>
              <w:fldChar w:fldCharType="begin"/>
            </w:r>
            <w:r>
              <w:rPr>
                <w:noProof/>
                <w:webHidden/>
              </w:rPr>
              <w:instrText xml:space="preserve"> PAGEREF _Toc55564705 \h </w:instrText>
            </w:r>
            <w:r>
              <w:rPr>
                <w:noProof/>
                <w:webHidden/>
              </w:rPr>
            </w:r>
          </w:ins>
          <w:r>
            <w:rPr>
              <w:noProof/>
              <w:webHidden/>
            </w:rPr>
            <w:fldChar w:fldCharType="separate"/>
          </w:r>
          <w:ins w:id="107" w:author="Christopher Symons" w:date="2020-11-06T14:17:00Z">
            <w:r>
              <w:rPr>
                <w:noProof/>
                <w:webHidden/>
              </w:rPr>
              <w:t>3</w:t>
            </w:r>
            <w:r>
              <w:rPr>
                <w:noProof/>
                <w:webHidden/>
              </w:rPr>
              <w:fldChar w:fldCharType="end"/>
            </w:r>
            <w:r w:rsidRPr="007C631E">
              <w:rPr>
                <w:rStyle w:val="Hyperlink"/>
                <w:noProof/>
              </w:rPr>
              <w:fldChar w:fldCharType="end"/>
            </w:r>
          </w:ins>
        </w:p>
        <w:p w14:paraId="6C293B9E" w14:textId="7A06E2B0" w:rsidR="00ED73D9" w:rsidRDefault="00ED73D9">
          <w:pPr>
            <w:pStyle w:val="TOC2"/>
            <w:tabs>
              <w:tab w:val="left" w:pos="960"/>
              <w:tab w:val="right" w:leader="dot" w:pos="9016"/>
            </w:tabs>
            <w:rPr>
              <w:ins w:id="108" w:author="Christopher Symons" w:date="2020-11-06T14:17:00Z"/>
              <w:rFonts w:asciiTheme="minorHAnsi" w:eastAsiaTheme="minorEastAsia" w:hAnsiTheme="minorHAnsi"/>
              <w:noProof/>
              <w:sz w:val="24"/>
              <w:szCs w:val="24"/>
              <w:lang w:eastAsia="en-GB"/>
            </w:rPr>
          </w:pPr>
          <w:ins w:id="109" w:author="Christopher Symons" w:date="2020-11-06T14:17:00Z">
            <w:r w:rsidRPr="007C631E">
              <w:rPr>
                <w:rStyle w:val="Hyperlink"/>
                <w:noProof/>
              </w:rPr>
              <w:fldChar w:fldCharType="begin"/>
            </w:r>
            <w:r w:rsidRPr="007C631E">
              <w:rPr>
                <w:rStyle w:val="Hyperlink"/>
                <w:noProof/>
              </w:rPr>
              <w:instrText xml:space="preserve"> </w:instrText>
            </w:r>
            <w:r>
              <w:rPr>
                <w:noProof/>
              </w:rPr>
              <w:instrText>HYPERLINK \l "_Toc55564706"</w:instrText>
            </w:r>
            <w:r w:rsidRPr="007C631E">
              <w:rPr>
                <w:rStyle w:val="Hyperlink"/>
                <w:noProof/>
              </w:rPr>
              <w:instrText xml:space="preserve"> </w:instrText>
            </w:r>
            <w:r w:rsidRPr="007C631E">
              <w:rPr>
                <w:rStyle w:val="Hyperlink"/>
                <w:noProof/>
              </w:rPr>
            </w:r>
            <w:r w:rsidRPr="007C631E">
              <w:rPr>
                <w:rStyle w:val="Hyperlink"/>
                <w:noProof/>
              </w:rPr>
              <w:fldChar w:fldCharType="separate"/>
            </w:r>
            <w:r w:rsidRPr="007C631E">
              <w:rPr>
                <w:rStyle w:val="Hyperlink"/>
                <w:noProof/>
              </w:rPr>
              <w:t>2.3</w:t>
            </w:r>
            <w:r>
              <w:rPr>
                <w:rFonts w:asciiTheme="minorHAnsi" w:eastAsiaTheme="minorEastAsia" w:hAnsiTheme="minorHAnsi"/>
                <w:noProof/>
                <w:sz w:val="24"/>
                <w:szCs w:val="24"/>
                <w:lang w:eastAsia="en-GB"/>
              </w:rPr>
              <w:tab/>
            </w:r>
            <w:r w:rsidRPr="007C631E">
              <w:rPr>
                <w:rStyle w:val="Hyperlink"/>
                <w:noProof/>
              </w:rPr>
              <w:t>Data ingestion of electoral boundaries</w:t>
            </w:r>
            <w:r>
              <w:rPr>
                <w:noProof/>
                <w:webHidden/>
              </w:rPr>
              <w:tab/>
            </w:r>
            <w:r>
              <w:rPr>
                <w:noProof/>
                <w:webHidden/>
              </w:rPr>
              <w:fldChar w:fldCharType="begin"/>
            </w:r>
            <w:r>
              <w:rPr>
                <w:noProof/>
                <w:webHidden/>
              </w:rPr>
              <w:instrText xml:space="preserve"> PAGEREF _Toc55564706 \h </w:instrText>
            </w:r>
            <w:r>
              <w:rPr>
                <w:noProof/>
                <w:webHidden/>
              </w:rPr>
            </w:r>
          </w:ins>
          <w:r>
            <w:rPr>
              <w:noProof/>
              <w:webHidden/>
            </w:rPr>
            <w:fldChar w:fldCharType="separate"/>
          </w:r>
          <w:ins w:id="110" w:author="Christopher Symons" w:date="2020-11-06T14:17:00Z">
            <w:r>
              <w:rPr>
                <w:noProof/>
                <w:webHidden/>
              </w:rPr>
              <w:t>3</w:t>
            </w:r>
            <w:r>
              <w:rPr>
                <w:noProof/>
                <w:webHidden/>
              </w:rPr>
              <w:fldChar w:fldCharType="end"/>
            </w:r>
            <w:r w:rsidRPr="007C631E">
              <w:rPr>
                <w:rStyle w:val="Hyperlink"/>
                <w:noProof/>
              </w:rPr>
              <w:fldChar w:fldCharType="end"/>
            </w:r>
          </w:ins>
        </w:p>
        <w:p w14:paraId="04E11EED" w14:textId="335F5BED" w:rsidR="00ED73D9" w:rsidRDefault="00ED73D9">
          <w:pPr>
            <w:pStyle w:val="TOC2"/>
            <w:tabs>
              <w:tab w:val="left" w:pos="960"/>
              <w:tab w:val="right" w:leader="dot" w:pos="9016"/>
            </w:tabs>
            <w:rPr>
              <w:ins w:id="111" w:author="Christopher Symons" w:date="2020-11-06T14:17:00Z"/>
              <w:rFonts w:asciiTheme="minorHAnsi" w:eastAsiaTheme="minorEastAsia" w:hAnsiTheme="minorHAnsi"/>
              <w:noProof/>
              <w:sz w:val="24"/>
              <w:szCs w:val="24"/>
              <w:lang w:eastAsia="en-GB"/>
            </w:rPr>
          </w:pPr>
          <w:ins w:id="112" w:author="Christopher Symons" w:date="2020-11-06T14:17:00Z">
            <w:r w:rsidRPr="007C631E">
              <w:rPr>
                <w:rStyle w:val="Hyperlink"/>
                <w:noProof/>
              </w:rPr>
              <w:fldChar w:fldCharType="begin"/>
            </w:r>
            <w:r w:rsidRPr="007C631E">
              <w:rPr>
                <w:rStyle w:val="Hyperlink"/>
                <w:noProof/>
              </w:rPr>
              <w:instrText xml:space="preserve"> </w:instrText>
            </w:r>
            <w:r>
              <w:rPr>
                <w:noProof/>
              </w:rPr>
              <w:instrText>HYPERLINK \l "_Toc55564707"</w:instrText>
            </w:r>
            <w:r w:rsidRPr="007C631E">
              <w:rPr>
                <w:rStyle w:val="Hyperlink"/>
                <w:noProof/>
              </w:rPr>
              <w:instrText xml:space="preserve"> </w:instrText>
            </w:r>
            <w:r w:rsidRPr="007C631E">
              <w:rPr>
                <w:rStyle w:val="Hyperlink"/>
                <w:noProof/>
              </w:rPr>
            </w:r>
            <w:r w:rsidRPr="007C631E">
              <w:rPr>
                <w:rStyle w:val="Hyperlink"/>
                <w:noProof/>
              </w:rPr>
              <w:fldChar w:fldCharType="separate"/>
            </w:r>
            <w:r w:rsidRPr="007C631E">
              <w:rPr>
                <w:rStyle w:val="Hyperlink"/>
                <w:noProof/>
              </w:rPr>
              <w:t>2.4</w:t>
            </w:r>
            <w:r>
              <w:rPr>
                <w:rFonts w:asciiTheme="minorHAnsi" w:eastAsiaTheme="minorEastAsia" w:hAnsiTheme="minorHAnsi"/>
                <w:noProof/>
                <w:sz w:val="24"/>
                <w:szCs w:val="24"/>
                <w:lang w:eastAsia="en-GB"/>
              </w:rPr>
              <w:tab/>
            </w:r>
            <w:r w:rsidRPr="007C631E">
              <w:rPr>
                <w:rStyle w:val="Hyperlink"/>
                <w:noProof/>
              </w:rPr>
              <w:t>(Atttempt at) Data ingestion of PDF spe</w:t>
            </w:r>
            <w:r w:rsidRPr="007C631E">
              <w:rPr>
                <w:rStyle w:val="Hyperlink"/>
                <w:noProof/>
              </w:rPr>
              <w:t>n</w:t>
            </w:r>
            <w:r w:rsidRPr="007C631E">
              <w:rPr>
                <w:rStyle w:val="Hyperlink"/>
                <w:noProof/>
              </w:rPr>
              <w:t>ding data</w:t>
            </w:r>
            <w:r>
              <w:rPr>
                <w:noProof/>
                <w:webHidden/>
              </w:rPr>
              <w:tab/>
            </w:r>
            <w:r>
              <w:rPr>
                <w:noProof/>
                <w:webHidden/>
              </w:rPr>
              <w:fldChar w:fldCharType="begin"/>
            </w:r>
            <w:r>
              <w:rPr>
                <w:noProof/>
                <w:webHidden/>
              </w:rPr>
              <w:instrText xml:space="preserve"> PAGEREF _Toc55564707 \h </w:instrText>
            </w:r>
            <w:r>
              <w:rPr>
                <w:noProof/>
                <w:webHidden/>
              </w:rPr>
            </w:r>
          </w:ins>
          <w:r>
            <w:rPr>
              <w:noProof/>
              <w:webHidden/>
            </w:rPr>
            <w:fldChar w:fldCharType="separate"/>
          </w:r>
          <w:ins w:id="113" w:author="Christopher Symons" w:date="2020-11-06T14:17:00Z">
            <w:r>
              <w:rPr>
                <w:noProof/>
                <w:webHidden/>
              </w:rPr>
              <w:t>4</w:t>
            </w:r>
            <w:r>
              <w:rPr>
                <w:noProof/>
                <w:webHidden/>
              </w:rPr>
              <w:fldChar w:fldCharType="end"/>
            </w:r>
            <w:r w:rsidRPr="007C631E">
              <w:rPr>
                <w:rStyle w:val="Hyperlink"/>
                <w:noProof/>
              </w:rPr>
              <w:fldChar w:fldCharType="end"/>
            </w:r>
          </w:ins>
        </w:p>
        <w:p w14:paraId="4B6C2DC2" w14:textId="48AAE704" w:rsidR="00ED73D9" w:rsidRDefault="00ED73D9">
          <w:pPr>
            <w:pStyle w:val="TOC2"/>
            <w:tabs>
              <w:tab w:val="left" w:pos="960"/>
              <w:tab w:val="right" w:leader="dot" w:pos="9016"/>
            </w:tabs>
            <w:rPr>
              <w:ins w:id="114" w:author="Christopher Symons" w:date="2020-11-06T14:17:00Z"/>
              <w:rFonts w:asciiTheme="minorHAnsi" w:eastAsiaTheme="minorEastAsia" w:hAnsiTheme="minorHAnsi"/>
              <w:noProof/>
              <w:sz w:val="24"/>
              <w:szCs w:val="24"/>
              <w:lang w:eastAsia="en-GB"/>
            </w:rPr>
          </w:pPr>
          <w:ins w:id="115" w:author="Christopher Symons" w:date="2020-11-06T14:17:00Z">
            <w:r w:rsidRPr="007C631E">
              <w:rPr>
                <w:rStyle w:val="Hyperlink"/>
                <w:noProof/>
              </w:rPr>
              <w:fldChar w:fldCharType="begin"/>
            </w:r>
            <w:r w:rsidRPr="007C631E">
              <w:rPr>
                <w:rStyle w:val="Hyperlink"/>
                <w:noProof/>
              </w:rPr>
              <w:instrText xml:space="preserve"> </w:instrText>
            </w:r>
            <w:r>
              <w:rPr>
                <w:noProof/>
              </w:rPr>
              <w:instrText>HYPERLINK \l "_Toc55564708"</w:instrText>
            </w:r>
            <w:r w:rsidRPr="007C631E">
              <w:rPr>
                <w:rStyle w:val="Hyperlink"/>
                <w:noProof/>
              </w:rPr>
              <w:instrText xml:space="preserve"> </w:instrText>
            </w:r>
            <w:r w:rsidRPr="007C631E">
              <w:rPr>
                <w:rStyle w:val="Hyperlink"/>
                <w:noProof/>
              </w:rPr>
            </w:r>
            <w:r w:rsidRPr="007C631E">
              <w:rPr>
                <w:rStyle w:val="Hyperlink"/>
                <w:noProof/>
              </w:rPr>
              <w:fldChar w:fldCharType="separate"/>
            </w:r>
            <w:r w:rsidRPr="007C631E">
              <w:rPr>
                <w:rStyle w:val="Hyperlink"/>
                <w:noProof/>
              </w:rPr>
              <w:t>2.5</w:t>
            </w:r>
            <w:r>
              <w:rPr>
                <w:rFonts w:asciiTheme="minorHAnsi" w:eastAsiaTheme="minorEastAsia" w:hAnsiTheme="minorHAnsi"/>
                <w:noProof/>
                <w:sz w:val="24"/>
                <w:szCs w:val="24"/>
                <w:lang w:eastAsia="en-GB"/>
              </w:rPr>
              <w:tab/>
            </w:r>
            <w:r w:rsidRPr="007C631E">
              <w:rPr>
                <w:rStyle w:val="Hyperlink"/>
                <w:noProof/>
              </w:rPr>
              <w:t>Making the Data Fit for Use</w:t>
            </w:r>
            <w:r>
              <w:rPr>
                <w:noProof/>
                <w:webHidden/>
              </w:rPr>
              <w:tab/>
            </w:r>
            <w:r>
              <w:rPr>
                <w:noProof/>
                <w:webHidden/>
              </w:rPr>
              <w:fldChar w:fldCharType="begin"/>
            </w:r>
            <w:r>
              <w:rPr>
                <w:noProof/>
                <w:webHidden/>
              </w:rPr>
              <w:instrText xml:space="preserve"> PAGEREF _Toc55564708 \h </w:instrText>
            </w:r>
            <w:r>
              <w:rPr>
                <w:noProof/>
                <w:webHidden/>
              </w:rPr>
            </w:r>
          </w:ins>
          <w:r>
            <w:rPr>
              <w:noProof/>
              <w:webHidden/>
            </w:rPr>
            <w:fldChar w:fldCharType="separate"/>
          </w:r>
          <w:ins w:id="116" w:author="Christopher Symons" w:date="2020-11-06T14:17:00Z">
            <w:r>
              <w:rPr>
                <w:noProof/>
                <w:webHidden/>
              </w:rPr>
              <w:t>5</w:t>
            </w:r>
            <w:r>
              <w:rPr>
                <w:noProof/>
                <w:webHidden/>
              </w:rPr>
              <w:fldChar w:fldCharType="end"/>
            </w:r>
            <w:r w:rsidRPr="007C631E">
              <w:rPr>
                <w:rStyle w:val="Hyperlink"/>
                <w:noProof/>
              </w:rPr>
              <w:fldChar w:fldCharType="end"/>
            </w:r>
          </w:ins>
        </w:p>
        <w:p w14:paraId="10244625" w14:textId="76FFF9C9" w:rsidR="00ED73D9" w:rsidRDefault="00ED73D9">
          <w:pPr>
            <w:pStyle w:val="TOC1"/>
            <w:tabs>
              <w:tab w:val="left" w:pos="480"/>
            </w:tabs>
            <w:rPr>
              <w:ins w:id="117" w:author="Christopher Symons" w:date="2020-11-06T14:17:00Z"/>
              <w:rFonts w:asciiTheme="minorHAnsi" w:eastAsiaTheme="minorEastAsia" w:hAnsiTheme="minorHAnsi"/>
              <w:noProof/>
              <w:sz w:val="24"/>
              <w:szCs w:val="24"/>
              <w:lang w:eastAsia="en-GB"/>
            </w:rPr>
          </w:pPr>
          <w:ins w:id="118" w:author="Christopher Symons" w:date="2020-11-06T14:17:00Z">
            <w:r w:rsidRPr="007C631E">
              <w:rPr>
                <w:rStyle w:val="Hyperlink"/>
                <w:noProof/>
              </w:rPr>
              <w:fldChar w:fldCharType="begin"/>
            </w:r>
            <w:r w:rsidRPr="007C631E">
              <w:rPr>
                <w:rStyle w:val="Hyperlink"/>
                <w:noProof/>
              </w:rPr>
              <w:instrText xml:space="preserve"> </w:instrText>
            </w:r>
            <w:r>
              <w:rPr>
                <w:noProof/>
              </w:rPr>
              <w:instrText>HYPERLINK \l "_Toc55564709"</w:instrText>
            </w:r>
            <w:r w:rsidRPr="007C631E">
              <w:rPr>
                <w:rStyle w:val="Hyperlink"/>
                <w:noProof/>
              </w:rPr>
              <w:instrText xml:space="preserve"> </w:instrText>
            </w:r>
            <w:r w:rsidRPr="007C631E">
              <w:rPr>
                <w:rStyle w:val="Hyperlink"/>
                <w:noProof/>
              </w:rPr>
            </w:r>
            <w:r w:rsidRPr="007C631E">
              <w:rPr>
                <w:rStyle w:val="Hyperlink"/>
                <w:noProof/>
              </w:rPr>
              <w:fldChar w:fldCharType="separate"/>
            </w:r>
            <w:r w:rsidRPr="007C631E">
              <w:rPr>
                <w:rStyle w:val="Hyperlink"/>
                <w:noProof/>
              </w:rPr>
              <w:t>3</w:t>
            </w:r>
            <w:r>
              <w:rPr>
                <w:rFonts w:asciiTheme="minorHAnsi" w:eastAsiaTheme="minorEastAsia" w:hAnsiTheme="minorHAnsi"/>
                <w:noProof/>
                <w:sz w:val="24"/>
                <w:szCs w:val="24"/>
                <w:lang w:eastAsia="en-GB"/>
              </w:rPr>
              <w:tab/>
            </w:r>
            <w:r w:rsidRPr="007C631E">
              <w:rPr>
                <w:rStyle w:val="Hyperlink"/>
                <w:noProof/>
              </w:rPr>
              <w:t>Making the Data Confess</w:t>
            </w:r>
            <w:r>
              <w:rPr>
                <w:noProof/>
                <w:webHidden/>
              </w:rPr>
              <w:tab/>
            </w:r>
            <w:r>
              <w:rPr>
                <w:noProof/>
                <w:webHidden/>
              </w:rPr>
              <w:fldChar w:fldCharType="begin"/>
            </w:r>
            <w:r>
              <w:rPr>
                <w:noProof/>
                <w:webHidden/>
              </w:rPr>
              <w:instrText xml:space="preserve"> PAGEREF _Toc55564709 \h </w:instrText>
            </w:r>
            <w:r>
              <w:rPr>
                <w:noProof/>
                <w:webHidden/>
              </w:rPr>
            </w:r>
          </w:ins>
          <w:r>
            <w:rPr>
              <w:noProof/>
              <w:webHidden/>
            </w:rPr>
            <w:fldChar w:fldCharType="separate"/>
          </w:r>
          <w:ins w:id="119" w:author="Christopher Symons" w:date="2020-11-06T14:17:00Z">
            <w:r>
              <w:rPr>
                <w:noProof/>
                <w:webHidden/>
              </w:rPr>
              <w:t>7</w:t>
            </w:r>
            <w:r>
              <w:rPr>
                <w:noProof/>
                <w:webHidden/>
              </w:rPr>
              <w:fldChar w:fldCharType="end"/>
            </w:r>
            <w:r w:rsidRPr="007C631E">
              <w:rPr>
                <w:rStyle w:val="Hyperlink"/>
                <w:noProof/>
              </w:rPr>
              <w:fldChar w:fldCharType="end"/>
            </w:r>
          </w:ins>
        </w:p>
        <w:p w14:paraId="5AA3A4AC" w14:textId="4070BFE3" w:rsidR="00ED73D9" w:rsidRDefault="00ED73D9">
          <w:pPr>
            <w:pStyle w:val="TOC2"/>
            <w:tabs>
              <w:tab w:val="left" w:pos="960"/>
              <w:tab w:val="right" w:leader="dot" w:pos="9016"/>
            </w:tabs>
            <w:rPr>
              <w:ins w:id="120" w:author="Christopher Symons" w:date="2020-11-06T14:17:00Z"/>
              <w:rFonts w:asciiTheme="minorHAnsi" w:eastAsiaTheme="minorEastAsia" w:hAnsiTheme="minorHAnsi"/>
              <w:noProof/>
              <w:sz w:val="24"/>
              <w:szCs w:val="24"/>
              <w:lang w:eastAsia="en-GB"/>
            </w:rPr>
          </w:pPr>
          <w:ins w:id="121" w:author="Christopher Symons" w:date="2020-11-06T14:17:00Z">
            <w:r w:rsidRPr="007C631E">
              <w:rPr>
                <w:rStyle w:val="Hyperlink"/>
                <w:noProof/>
              </w:rPr>
              <w:fldChar w:fldCharType="begin"/>
            </w:r>
            <w:r w:rsidRPr="007C631E">
              <w:rPr>
                <w:rStyle w:val="Hyperlink"/>
                <w:noProof/>
              </w:rPr>
              <w:instrText xml:space="preserve"> </w:instrText>
            </w:r>
            <w:r>
              <w:rPr>
                <w:noProof/>
              </w:rPr>
              <w:instrText>HYPERLINK \l "_Toc55564710"</w:instrText>
            </w:r>
            <w:r w:rsidRPr="007C631E">
              <w:rPr>
                <w:rStyle w:val="Hyperlink"/>
                <w:noProof/>
              </w:rPr>
              <w:instrText xml:space="preserve"> </w:instrText>
            </w:r>
            <w:r w:rsidRPr="007C631E">
              <w:rPr>
                <w:rStyle w:val="Hyperlink"/>
                <w:noProof/>
              </w:rPr>
            </w:r>
            <w:r w:rsidRPr="007C631E">
              <w:rPr>
                <w:rStyle w:val="Hyperlink"/>
                <w:noProof/>
              </w:rPr>
              <w:fldChar w:fldCharType="separate"/>
            </w:r>
            <w:r w:rsidRPr="007C631E">
              <w:rPr>
                <w:rStyle w:val="Hyperlink"/>
                <w:noProof/>
              </w:rPr>
              <w:t>3.1</w:t>
            </w:r>
            <w:r>
              <w:rPr>
                <w:rFonts w:asciiTheme="minorHAnsi" w:eastAsiaTheme="minorEastAsia" w:hAnsiTheme="minorHAnsi"/>
                <w:noProof/>
                <w:sz w:val="24"/>
                <w:szCs w:val="24"/>
                <w:lang w:eastAsia="en-GB"/>
              </w:rPr>
              <w:tab/>
            </w:r>
            <w:r w:rsidRPr="007C631E">
              <w:rPr>
                <w:rStyle w:val="Hyperlink"/>
                <w:noProof/>
              </w:rPr>
              <w:t>Correlation Mining</w:t>
            </w:r>
            <w:r>
              <w:rPr>
                <w:noProof/>
                <w:webHidden/>
              </w:rPr>
              <w:tab/>
            </w:r>
            <w:r>
              <w:rPr>
                <w:noProof/>
                <w:webHidden/>
              </w:rPr>
              <w:fldChar w:fldCharType="begin"/>
            </w:r>
            <w:r>
              <w:rPr>
                <w:noProof/>
                <w:webHidden/>
              </w:rPr>
              <w:instrText xml:space="preserve"> PAGEREF _Toc55564710 \h </w:instrText>
            </w:r>
            <w:r>
              <w:rPr>
                <w:noProof/>
                <w:webHidden/>
              </w:rPr>
            </w:r>
          </w:ins>
          <w:r>
            <w:rPr>
              <w:noProof/>
              <w:webHidden/>
            </w:rPr>
            <w:fldChar w:fldCharType="separate"/>
          </w:r>
          <w:ins w:id="122" w:author="Christopher Symons" w:date="2020-11-06T14:17:00Z">
            <w:r>
              <w:rPr>
                <w:noProof/>
                <w:webHidden/>
              </w:rPr>
              <w:t>7</w:t>
            </w:r>
            <w:r>
              <w:rPr>
                <w:noProof/>
                <w:webHidden/>
              </w:rPr>
              <w:fldChar w:fldCharType="end"/>
            </w:r>
            <w:r w:rsidRPr="007C631E">
              <w:rPr>
                <w:rStyle w:val="Hyperlink"/>
                <w:noProof/>
              </w:rPr>
              <w:fldChar w:fldCharType="end"/>
            </w:r>
          </w:ins>
        </w:p>
        <w:p w14:paraId="52F15345" w14:textId="6B13F4EA" w:rsidR="00ED73D9" w:rsidRDefault="00ED73D9">
          <w:pPr>
            <w:pStyle w:val="TOC2"/>
            <w:tabs>
              <w:tab w:val="left" w:pos="960"/>
              <w:tab w:val="right" w:leader="dot" w:pos="9016"/>
            </w:tabs>
            <w:rPr>
              <w:ins w:id="123" w:author="Christopher Symons" w:date="2020-11-06T14:17:00Z"/>
              <w:rFonts w:asciiTheme="minorHAnsi" w:eastAsiaTheme="minorEastAsia" w:hAnsiTheme="minorHAnsi"/>
              <w:noProof/>
              <w:sz w:val="24"/>
              <w:szCs w:val="24"/>
              <w:lang w:eastAsia="en-GB"/>
            </w:rPr>
          </w:pPr>
          <w:ins w:id="124" w:author="Christopher Symons" w:date="2020-11-06T14:17:00Z">
            <w:r w:rsidRPr="007C631E">
              <w:rPr>
                <w:rStyle w:val="Hyperlink"/>
                <w:noProof/>
              </w:rPr>
              <w:fldChar w:fldCharType="begin"/>
            </w:r>
            <w:r w:rsidRPr="007C631E">
              <w:rPr>
                <w:rStyle w:val="Hyperlink"/>
                <w:noProof/>
              </w:rPr>
              <w:instrText xml:space="preserve"> </w:instrText>
            </w:r>
            <w:r>
              <w:rPr>
                <w:noProof/>
              </w:rPr>
              <w:instrText>HYPERLINK \l "_Toc55564711"</w:instrText>
            </w:r>
            <w:r w:rsidRPr="007C631E">
              <w:rPr>
                <w:rStyle w:val="Hyperlink"/>
                <w:noProof/>
              </w:rPr>
              <w:instrText xml:space="preserve"> </w:instrText>
            </w:r>
            <w:r w:rsidRPr="007C631E">
              <w:rPr>
                <w:rStyle w:val="Hyperlink"/>
                <w:noProof/>
              </w:rPr>
            </w:r>
            <w:r w:rsidRPr="007C631E">
              <w:rPr>
                <w:rStyle w:val="Hyperlink"/>
                <w:noProof/>
              </w:rPr>
              <w:fldChar w:fldCharType="separate"/>
            </w:r>
            <w:r w:rsidRPr="007C631E">
              <w:rPr>
                <w:rStyle w:val="Hyperlink"/>
                <w:noProof/>
              </w:rPr>
              <w:t>3.2</w:t>
            </w:r>
            <w:r>
              <w:rPr>
                <w:rFonts w:asciiTheme="minorHAnsi" w:eastAsiaTheme="minorEastAsia" w:hAnsiTheme="minorHAnsi"/>
                <w:noProof/>
                <w:sz w:val="24"/>
                <w:szCs w:val="24"/>
                <w:lang w:eastAsia="en-GB"/>
              </w:rPr>
              <w:tab/>
            </w:r>
            <w:r w:rsidRPr="007C631E">
              <w:rPr>
                <w:rStyle w:val="Hyperlink"/>
                <w:noProof/>
              </w:rPr>
              <w:t>Simple Linear Models</w:t>
            </w:r>
            <w:r>
              <w:rPr>
                <w:noProof/>
                <w:webHidden/>
              </w:rPr>
              <w:tab/>
            </w:r>
            <w:r>
              <w:rPr>
                <w:noProof/>
                <w:webHidden/>
              </w:rPr>
              <w:fldChar w:fldCharType="begin"/>
            </w:r>
            <w:r>
              <w:rPr>
                <w:noProof/>
                <w:webHidden/>
              </w:rPr>
              <w:instrText xml:space="preserve"> PAGEREF _Toc55564711 \h </w:instrText>
            </w:r>
            <w:r>
              <w:rPr>
                <w:noProof/>
                <w:webHidden/>
              </w:rPr>
            </w:r>
          </w:ins>
          <w:r>
            <w:rPr>
              <w:noProof/>
              <w:webHidden/>
            </w:rPr>
            <w:fldChar w:fldCharType="separate"/>
          </w:r>
          <w:ins w:id="125" w:author="Christopher Symons" w:date="2020-11-06T14:17:00Z">
            <w:r>
              <w:rPr>
                <w:noProof/>
                <w:webHidden/>
              </w:rPr>
              <w:t>7</w:t>
            </w:r>
            <w:r>
              <w:rPr>
                <w:noProof/>
                <w:webHidden/>
              </w:rPr>
              <w:fldChar w:fldCharType="end"/>
            </w:r>
            <w:r w:rsidRPr="007C631E">
              <w:rPr>
                <w:rStyle w:val="Hyperlink"/>
                <w:noProof/>
              </w:rPr>
              <w:fldChar w:fldCharType="end"/>
            </w:r>
          </w:ins>
        </w:p>
        <w:p w14:paraId="0F14506A" w14:textId="10BC04ED" w:rsidR="00ED73D9" w:rsidRDefault="00ED73D9">
          <w:pPr>
            <w:pStyle w:val="TOC2"/>
            <w:tabs>
              <w:tab w:val="left" w:pos="960"/>
              <w:tab w:val="right" w:leader="dot" w:pos="9016"/>
            </w:tabs>
            <w:rPr>
              <w:ins w:id="126" w:author="Christopher Symons" w:date="2020-11-06T14:17:00Z"/>
              <w:rFonts w:asciiTheme="minorHAnsi" w:eastAsiaTheme="minorEastAsia" w:hAnsiTheme="minorHAnsi"/>
              <w:noProof/>
              <w:sz w:val="24"/>
              <w:szCs w:val="24"/>
              <w:lang w:eastAsia="en-GB"/>
            </w:rPr>
          </w:pPr>
          <w:ins w:id="127" w:author="Christopher Symons" w:date="2020-11-06T14:17:00Z">
            <w:r w:rsidRPr="007C631E">
              <w:rPr>
                <w:rStyle w:val="Hyperlink"/>
                <w:noProof/>
              </w:rPr>
              <w:fldChar w:fldCharType="begin"/>
            </w:r>
            <w:r w:rsidRPr="007C631E">
              <w:rPr>
                <w:rStyle w:val="Hyperlink"/>
                <w:noProof/>
              </w:rPr>
              <w:instrText xml:space="preserve"> </w:instrText>
            </w:r>
            <w:r>
              <w:rPr>
                <w:noProof/>
              </w:rPr>
              <w:instrText>HYPERLINK \l "_Toc55564713"</w:instrText>
            </w:r>
            <w:r w:rsidRPr="007C631E">
              <w:rPr>
                <w:rStyle w:val="Hyperlink"/>
                <w:noProof/>
              </w:rPr>
              <w:instrText xml:space="preserve"> </w:instrText>
            </w:r>
            <w:r w:rsidRPr="007C631E">
              <w:rPr>
                <w:rStyle w:val="Hyperlink"/>
                <w:noProof/>
              </w:rPr>
            </w:r>
            <w:r w:rsidRPr="007C631E">
              <w:rPr>
                <w:rStyle w:val="Hyperlink"/>
                <w:noProof/>
              </w:rPr>
              <w:fldChar w:fldCharType="separate"/>
            </w:r>
            <w:r w:rsidRPr="007C631E">
              <w:rPr>
                <w:rStyle w:val="Hyperlink"/>
                <w:noProof/>
              </w:rPr>
              <w:t>3.3</w:t>
            </w:r>
            <w:r>
              <w:rPr>
                <w:rFonts w:asciiTheme="minorHAnsi" w:eastAsiaTheme="minorEastAsia" w:hAnsiTheme="minorHAnsi"/>
                <w:noProof/>
                <w:sz w:val="24"/>
                <w:szCs w:val="24"/>
                <w:lang w:eastAsia="en-GB"/>
              </w:rPr>
              <w:tab/>
            </w:r>
            <w:r w:rsidRPr="007C631E">
              <w:rPr>
                <w:rStyle w:val="Hyperlink"/>
                <w:noProof/>
              </w:rPr>
              <w:t>Logistic Model</w:t>
            </w:r>
            <w:r>
              <w:rPr>
                <w:noProof/>
                <w:webHidden/>
              </w:rPr>
              <w:tab/>
            </w:r>
            <w:r>
              <w:rPr>
                <w:noProof/>
                <w:webHidden/>
              </w:rPr>
              <w:fldChar w:fldCharType="begin"/>
            </w:r>
            <w:r>
              <w:rPr>
                <w:noProof/>
                <w:webHidden/>
              </w:rPr>
              <w:instrText xml:space="preserve"> PAGEREF _Toc55564713 \h </w:instrText>
            </w:r>
            <w:r>
              <w:rPr>
                <w:noProof/>
                <w:webHidden/>
              </w:rPr>
            </w:r>
          </w:ins>
          <w:r>
            <w:rPr>
              <w:noProof/>
              <w:webHidden/>
            </w:rPr>
            <w:fldChar w:fldCharType="separate"/>
          </w:r>
          <w:ins w:id="128" w:author="Christopher Symons" w:date="2020-11-06T14:17:00Z">
            <w:r>
              <w:rPr>
                <w:noProof/>
                <w:webHidden/>
              </w:rPr>
              <w:t>9</w:t>
            </w:r>
            <w:r>
              <w:rPr>
                <w:noProof/>
                <w:webHidden/>
              </w:rPr>
              <w:fldChar w:fldCharType="end"/>
            </w:r>
            <w:r w:rsidRPr="007C631E">
              <w:rPr>
                <w:rStyle w:val="Hyperlink"/>
                <w:noProof/>
              </w:rPr>
              <w:fldChar w:fldCharType="end"/>
            </w:r>
          </w:ins>
        </w:p>
        <w:p w14:paraId="195DBDE3" w14:textId="32B431B5" w:rsidR="00ED73D9" w:rsidRDefault="00ED73D9">
          <w:pPr>
            <w:pStyle w:val="TOC2"/>
            <w:tabs>
              <w:tab w:val="left" w:pos="960"/>
              <w:tab w:val="right" w:leader="dot" w:pos="9016"/>
            </w:tabs>
            <w:rPr>
              <w:ins w:id="129" w:author="Christopher Symons" w:date="2020-11-06T14:17:00Z"/>
              <w:rFonts w:asciiTheme="minorHAnsi" w:eastAsiaTheme="minorEastAsia" w:hAnsiTheme="minorHAnsi"/>
              <w:noProof/>
              <w:sz w:val="24"/>
              <w:szCs w:val="24"/>
              <w:lang w:eastAsia="en-GB"/>
            </w:rPr>
          </w:pPr>
          <w:ins w:id="130" w:author="Christopher Symons" w:date="2020-11-06T14:17:00Z">
            <w:r w:rsidRPr="007C631E">
              <w:rPr>
                <w:rStyle w:val="Hyperlink"/>
                <w:noProof/>
              </w:rPr>
              <w:fldChar w:fldCharType="begin"/>
            </w:r>
            <w:r w:rsidRPr="007C631E">
              <w:rPr>
                <w:rStyle w:val="Hyperlink"/>
                <w:noProof/>
              </w:rPr>
              <w:instrText xml:space="preserve"> </w:instrText>
            </w:r>
            <w:r>
              <w:rPr>
                <w:noProof/>
              </w:rPr>
              <w:instrText>HYPERLINK \l "_Toc55564717"</w:instrText>
            </w:r>
            <w:r w:rsidRPr="007C631E">
              <w:rPr>
                <w:rStyle w:val="Hyperlink"/>
                <w:noProof/>
              </w:rPr>
              <w:instrText xml:space="preserve"> </w:instrText>
            </w:r>
            <w:r w:rsidRPr="007C631E">
              <w:rPr>
                <w:rStyle w:val="Hyperlink"/>
                <w:noProof/>
              </w:rPr>
            </w:r>
            <w:r w:rsidRPr="007C631E">
              <w:rPr>
                <w:rStyle w:val="Hyperlink"/>
                <w:noProof/>
              </w:rPr>
              <w:fldChar w:fldCharType="separate"/>
            </w:r>
            <w:r w:rsidRPr="007C631E">
              <w:rPr>
                <w:rStyle w:val="Hyperlink"/>
                <w:noProof/>
              </w:rPr>
              <w:t>3.4</w:t>
            </w:r>
            <w:r>
              <w:rPr>
                <w:rFonts w:asciiTheme="minorHAnsi" w:eastAsiaTheme="minorEastAsia" w:hAnsiTheme="minorHAnsi"/>
                <w:noProof/>
                <w:sz w:val="24"/>
                <w:szCs w:val="24"/>
                <w:lang w:eastAsia="en-GB"/>
              </w:rPr>
              <w:tab/>
            </w:r>
            <w:r w:rsidRPr="007C631E">
              <w:rPr>
                <w:rStyle w:val="Hyperlink"/>
                <w:noProof/>
              </w:rPr>
              <w:t>Multiple Linear Model</w:t>
            </w:r>
            <w:r>
              <w:rPr>
                <w:noProof/>
                <w:webHidden/>
              </w:rPr>
              <w:tab/>
            </w:r>
            <w:r>
              <w:rPr>
                <w:noProof/>
                <w:webHidden/>
              </w:rPr>
              <w:fldChar w:fldCharType="begin"/>
            </w:r>
            <w:r>
              <w:rPr>
                <w:noProof/>
                <w:webHidden/>
              </w:rPr>
              <w:instrText xml:space="preserve"> PAGEREF _Toc55564717 \h </w:instrText>
            </w:r>
            <w:r>
              <w:rPr>
                <w:noProof/>
                <w:webHidden/>
              </w:rPr>
            </w:r>
          </w:ins>
          <w:r>
            <w:rPr>
              <w:noProof/>
              <w:webHidden/>
            </w:rPr>
            <w:fldChar w:fldCharType="separate"/>
          </w:r>
          <w:ins w:id="131" w:author="Christopher Symons" w:date="2020-11-06T14:17:00Z">
            <w:r>
              <w:rPr>
                <w:noProof/>
                <w:webHidden/>
              </w:rPr>
              <w:t>9</w:t>
            </w:r>
            <w:r>
              <w:rPr>
                <w:noProof/>
                <w:webHidden/>
              </w:rPr>
              <w:fldChar w:fldCharType="end"/>
            </w:r>
            <w:r w:rsidRPr="007C631E">
              <w:rPr>
                <w:rStyle w:val="Hyperlink"/>
                <w:noProof/>
              </w:rPr>
              <w:fldChar w:fldCharType="end"/>
            </w:r>
          </w:ins>
        </w:p>
        <w:p w14:paraId="3C4A7CF7" w14:textId="5B427B76" w:rsidR="00ED73D9" w:rsidRDefault="00ED73D9">
          <w:pPr>
            <w:pStyle w:val="TOC1"/>
            <w:tabs>
              <w:tab w:val="left" w:pos="480"/>
            </w:tabs>
            <w:rPr>
              <w:ins w:id="132" w:author="Christopher Symons" w:date="2020-11-06T14:17:00Z"/>
              <w:rFonts w:asciiTheme="minorHAnsi" w:eastAsiaTheme="minorEastAsia" w:hAnsiTheme="minorHAnsi"/>
              <w:noProof/>
              <w:sz w:val="24"/>
              <w:szCs w:val="24"/>
              <w:lang w:eastAsia="en-GB"/>
            </w:rPr>
          </w:pPr>
          <w:ins w:id="133" w:author="Christopher Symons" w:date="2020-11-06T14:17:00Z">
            <w:r w:rsidRPr="007C631E">
              <w:rPr>
                <w:rStyle w:val="Hyperlink"/>
                <w:noProof/>
              </w:rPr>
              <w:fldChar w:fldCharType="begin"/>
            </w:r>
            <w:r w:rsidRPr="007C631E">
              <w:rPr>
                <w:rStyle w:val="Hyperlink"/>
                <w:noProof/>
              </w:rPr>
              <w:instrText xml:space="preserve"> </w:instrText>
            </w:r>
            <w:r>
              <w:rPr>
                <w:noProof/>
              </w:rPr>
              <w:instrText>HYPERLINK \l "_Toc55564718"</w:instrText>
            </w:r>
            <w:r w:rsidRPr="007C631E">
              <w:rPr>
                <w:rStyle w:val="Hyperlink"/>
                <w:noProof/>
              </w:rPr>
              <w:instrText xml:space="preserve"> </w:instrText>
            </w:r>
            <w:r w:rsidRPr="007C631E">
              <w:rPr>
                <w:rStyle w:val="Hyperlink"/>
                <w:noProof/>
              </w:rPr>
            </w:r>
            <w:r w:rsidRPr="007C631E">
              <w:rPr>
                <w:rStyle w:val="Hyperlink"/>
                <w:noProof/>
              </w:rPr>
              <w:fldChar w:fldCharType="separate"/>
            </w:r>
            <w:r w:rsidRPr="007C631E">
              <w:rPr>
                <w:rStyle w:val="Hyperlink"/>
                <w:noProof/>
              </w:rPr>
              <w:t>4</w:t>
            </w:r>
            <w:r>
              <w:rPr>
                <w:rFonts w:asciiTheme="minorHAnsi" w:eastAsiaTheme="minorEastAsia" w:hAnsiTheme="minorHAnsi"/>
                <w:noProof/>
                <w:sz w:val="24"/>
                <w:szCs w:val="24"/>
                <w:lang w:eastAsia="en-GB"/>
              </w:rPr>
              <w:tab/>
            </w:r>
            <w:r w:rsidRPr="007C631E">
              <w:rPr>
                <w:rStyle w:val="Hyperlink"/>
                <w:noProof/>
              </w:rPr>
              <w:t>Outcomes and Insights</w:t>
            </w:r>
            <w:r>
              <w:rPr>
                <w:noProof/>
                <w:webHidden/>
              </w:rPr>
              <w:tab/>
            </w:r>
            <w:r>
              <w:rPr>
                <w:noProof/>
                <w:webHidden/>
              </w:rPr>
              <w:fldChar w:fldCharType="begin"/>
            </w:r>
            <w:r>
              <w:rPr>
                <w:noProof/>
                <w:webHidden/>
              </w:rPr>
              <w:instrText xml:space="preserve"> PAGEREF _Toc55564718 \h </w:instrText>
            </w:r>
            <w:r>
              <w:rPr>
                <w:noProof/>
                <w:webHidden/>
              </w:rPr>
            </w:r>
          </w:ins>
          <w:r>
            <w:rPr>
              <w:noProof/>
              <w:webHidden/>
            </w:rPr>
            <w:fldChar w:fldCharType="separate"/>
          </w:r>
          <w:ins w:id="134" w:author="Christopher Symons" w:date="2020-11-06T14:17:00Z">
            <w:r>
              <w:rPr>
                <w:noProof/>
                <w:webHidden/>
              </w:rPr>
              <w:t>13</w:t>
            </w:r>
            <w:r>
              <w:rPr>
                <w:noProof/>
                <w:webHidden/>
              </w:rPr>
              <w:fldChar w:fldCharType="end"/>
            </w:r>
            <w:r w:rsidRPr="007C631E">
              <w:rPr>
                <w:rStyle w:val="Hyperlink"/>
                <w:noProof/>
              </w:rPr>
              <w:fldChar w:fldCharType="end"/>
            </w:r>
          </w:ins>
        </w:p>
        <w:p w14:paraId="10A8DEDC" w14:textId="55D42AD3" w:rsidR="00ED73D9" w:rsidRDefault="00ED73D9">
          <w:pPr>
            <w:pStyle w:val="TOC2"/>
            <w:tabs>
              <w:tab w:val="left" w:pos="960"/>
              <w:tab w:val="right" w:leader="dot" w:pos="9016"/>
            </w:tabs>
            <w:rPr>
              <w:ins w:id="135" w:author="Christopher Symons" w:date="2020-11-06T14:17:00Z"/>
              <w:rFonts w:asciiTheme="minorHAnsi" w:eastAsiaTheme="minorEastAsia" w:hAnsiTheme="minorHAnsi"/>
              <w:noProof/>
              <w:sz w:val="24"/>
              <w:szCs w:val="24"/>
              <w:lang w:eastAsia="en-GB"/>
            </w:rPr>
          </w:pPr>
          <w:ins w:id="136" w:author="Christopher Symons" w:date="2020-11-06T14:17:00Z">
            <w:r w:rsidRPr="007C631E">
              <w:rPr>
                <w:rStyle w:val="Hyperlink"/>
                <w:noProof/>
              </w:rPr>
              <w:fldChar w:fldCharType="begin"/>
            </w:r>
            <w:r w:rsidRPr="007C631E">
              <w:rPr>
                <w:rStyle w:val="Hyperlink"/>
                <w:noProof/>
              </w:rPr>
              <w:instrText xml:space="preserve"> </w:instrText>
            </w:r>
            <w:r>
              <w:rPr>
                <w:noProof/>
              </w:rPr>
              <w:instrText>HYPERLINK \l "_Toc55564719"</w:instrText>
            </w:r>
            <w:r w:rsidRPr="007C631E">
              <w:rPr>
                <w:rStyle w:val="Hyperlink"/>
                <w:noProof/>
              </w:rPr>
              <w:instrText xml:space="preserve"> </w:instrText>
            </w:r>
            <w:r w:rsidRPr="007C631E">
              <w:rPr>
                <w:rStyle w:val="Hyperlink"/>
                <w:noProof/>
              </w:rPr>
            </w:r>
            <w:r w:rsidRPr="007C631E">
              <w:rPr>
                <w:rStyle w:val="Hyperlink"/>
                <w:noProof/>
              </w:rPr>
              <w:fldChar w:fldCharType="separate"/>
            </w:r>
            <w:r w:rsidRPr="007C631E">
              <w:rPr>
                <w:rStyle w:val="Hyperlink"/>
                <w:noProof/>
              </w:rPr>
              <w:t>4.1</w:t>
            </w:r>
            <w:r>
              <w:rPr>
                <w:rFonts w:asciiTheme="minorHAnsi" w:eastAsiaTheme="minorEastAsia" w:hAnsiTheme="minorHAnsi"/>
                <w:noProof/>
                <w:sz w:val="24"/>
                <w:szCs w:val="24"/>
                <w:lang w:eastAsia="en-GB"/>
              </w:rPr>
              <w:tab/>
            </w:r>
            <w:r w:rsidRPr="007C631E">
              <w:rPr>
                <w:rStyle w:val="Hyperlink"/>
                <w:noProof/>
              </w:rPr>
              <w:t>Project outcome</w:t>
            </w:r>
            <w:r>
              <w:rPr>
                <w:noProof/>
                <w:webHidden/>
              </w:rPr>
              <w:tab/>
            </w:r>
            <w:r>
              <w:rPr>
                <w:noProof/>
                <w:webHidden/>
              </w:rPr>
              <w:fldChar w:fldCharType="begin"/>
            </w:r>
            <w:r>
              <w:rPr>
                <w:noProof/>
                <w:webHidden/>
              </w:rPr>
              <w:instrText xml:space="preserve"> PAGEREF _Toc55564719 \h </w:instrText>
            </w:r>
            <w:r>
              <w:rPr>
                <w:noProof/>
                <w:webHidden/>
              </w:rPr>
            </w:r>
          </w:ins>
          <w:r>
            <w:rPr>
              <w:noProof/>
              <w:webHidden/>
            </w:rPr>
            <w:fldChar w:fldCharType="separate"/>
          </w:r>
          <w:ins w:id="137" w:author="Christopher Symons" w:date="2020-11-06T14:17:00Z">
            <w:r>
              <w:rPr>
                <w:noProof/>
                <w:webHidden/>
              </w:rPr>
              <w:t>13</w:t>
            </w:r>
            <w:r>
              <w:rPr>
                <w:noProof/>
                <w:webHidden/>
              </w:rPr>
              <w:fldChar w:fldCharType="end"/>
            </w:r>
            <w:r w:rsidRPr="007C631E">
              <w:rPr>
                <w:rStyle w:val="Hyperlink"/>
                <w:noProof/>
              </w:rPr>
              <w:fldChar w:fldCharType="end"/>
            </w:r>
          </w:ins>
        </w:p>
        <w:p w14:paraId="397A4A35" w14:textId="46EEFAA3" w:rsidR="00ED73D9" w:rsidRDefault="00ED73D9">
          <w:pPr>
            <w:pStyle w:val="TOC1"/>
            <w:tabs>
              <w:tab w:val="left" w:pos="480"/>
            </w:tabs>
            <w:rPr>
              <w:ins w:id="138" w:author="Christopher Symons" w:date="2020-11-06T14:17:00Z"/>
              <w:rFonts w:asciiTheme="minorHAnsi" w:eastAsiaTheme="minorEastAsia" w:hAnsiTheme="minorHAnsi"/>
              <w:noProof/>
              <w:sz w:val="24"/>
              <w:szCs w:val="24"/>
              <w:lang w:eastAsia="en-GB"/>
            </w:rPr>
          </w:pPr>
          <w:ins w:id="139" w:author="Christopher Symons" w:date="2020-11-06T14:17:00Z">
            <w:r w:rsidRPr="007C631E">
              <w:rPr>
                <w:rStyle w:val="Hyperlink"/>
                <w:noProof/>
              </w:rPr>
              <w:fldChar w:fldCharType="begin"/>
            </w:r>
            <w:r w:rsidRPr="007C631E">
              <w:rPr>
                <w:rStyle w:val="Hyperlink"/>
                <w:noProof/>
              </w:rPr>
              <w:instrText xml:space="preserve"> </w:instrText>
            </w:r>
            <w:r>
              <w:rPr>
                <w:noProof/>
              </w:rPr>
              <w:instrText>HYPERLINK \l "_Toc55564720"</w:instrText>
            </w:r>
            <w:r w:rsidRPr="007C631E">
              <w:rPr>
                <w:rStyle w:val="Hyperlink"/>
                <w:noProof/>
              </w:rPr>
              <w:instrText xml:space="preserve"> </w:instrText>
            </w:r>
            <w:r w:rsidRPr="007C631E">
              <w:rPr>
                <w:rStyle w:val="Hyperlink"/>
                <w:noProof/>
              </w:rPr>
            </w:r>
            <w:r w:rsidRPr="007C631E">
              <w:rPr>
                <w:rStyle w:val="Hyperlink"/>
                <w:noProof/>
              </w:rPr>
              <w:fldChar w:fldCharType="separate"/>
            </w:r>
            <w:r w:rsidRPr="007C631E">
              <w:rPr>
                <w:rStyle w:val="Hyperlink"/>
                <w:noProof/>
              </w:rPr>
              <w:t>5</w:t>
            </w:r>
            <w:r>
              <w:rPr>
                <w:rFonts w:asciiTheme="minorHAnsi" w:eastAsiaTheme="minorEastAsia" w:hAnsiTheme="minorHAnsi"/>
                <w:noProof/>
                <w:sz w:val="24"/>
                <w:szCs w:val="24"/>
                <w:lang w:eastAsia="en-GB"/>
              </w:rPr>
              <w:tab/>
            </w:r>
            <w:r w:rsidRPr="007C631E">
              <w:rPr>
                <w:rStyle w:val="Hyperlink"/>
                <w:noProof/>
              </w:rPr>
              <w:t>Incorporation of feedback and recommendations</w:t>
            </w:r>
            <w:r>
              <w:rPr>
                <w:noProof/>
                <w:webHidden/>
              </w:rPr>
              <w:tab/>
            </w:r>
            <w:r>
              <w:rPr>
                <w:noProof/>
                <w:webHidden/>
              </w:rPr>
              <w:fldChar w:fldCharType="begin"/>
            </w:r>
            <w:r>
              <w:rPr>
                <w:noProof/>
                <w:webHidden/>
              </w:rPr>
              <w:instrText xml:space="preserve"> PAGEREF _Toc55564720 \h </w:instrText>
            </w:r>
            <w:r>
              <w:rPr>
                <w:noProof/>
                <w:webHidden/>
              </w:rPr>
            </w:r>
          </w:ins>
          <w:r>
            <w:rPr>
              <w:noProof/>
              <w:webHidden/>
            </w:rPr>
            <w:fldChar w:fldCharType="separate"/>
          </w:r>
          <w:ins w:id="140" w:author="Christopher Symons" w:date="2020-11-06T14:17:00Z">
            <w:r>
              <w:rPr>
                <w:noProof/>
                <w:webHidden/>
              </w:rPr>
              <w:t>18</w:t>
            </w:r>
            <w:r>
              <w:rPr>
                <w:noProof/>
                <w:webHidden/>
              </w:rPr>
              <w:fldChar w:fldCharType="end"/>
            </w:r>
            <w:r w:rsidRPr="007C631E">
              <w:rPr>
                <w:rStyle w:val="Hyperlink"/>
                <w:noProof/>
              </w:rPr>
              <w:fldChar w:fldCharType="end"/>
            </w:r>
          </w:ins>
        </w:p>
        <w:p w14:paraId="237D9425" w14:textId="2CD1EB3C" w:rsidR="00ED73D9" w:rsidRDefault="00ED73D9">
          <w:pPr>
            <w:pStyle w:val="TOC2"/>
            <w:tabs>
              <w:tab w:val="left" w:pos="960"/>
              <w:tab w:val="right" w:leader="dot" w:pos="9016"/>
            </w:tabs>
            <w:rPr>
              <w:ins w:id="141" w:author="Christopher Symons" w:date="2020-11-06T14:17:00Z"/>
              <w:rFonts w:asciiTheme="minorHAnsi" w:eastAsiaTheme="minorEastAsia" w:hAnsiTheme="minorHAnsi"/>
              <w:noProof/>
              <w:sz w:val="24"/>
              <w:szCs w:val="24"/>
              <w:lang w:eastAsia="en-GB"/>
            </w:rPr>
          </w:pPr>
          <w:ins w:id="142" w:author="Christopher Symons" w:date="2020-11-06T14:17:00Z">
            <w:r w:rsidRPr="007C631E">
              <w:rPr>
                <w:rStyle w:val="Hyperlink"/>
                <w:noProof/>
              </w:rPr>
              <w:fldChar w:fldCharType="begin"/>
            </w:r>
            <w:r w:rsidRPr="007C631E">
              <w:rPr>
                <w:rStyle w:val="Hyperlink"/>
                <w:noProof/>
              </w:rPr>
              <w:instrText xml:space="preserve"> </w:instrText>
            </w:r>
            <w:r>
              <w:rPr>
                <w:noProof/>
              </w:rPr>
              <w:instrText>HYPERLINK \l "_Toc55564721"</w:instrText>
            </w:r>
            <w:r w:rsidRPr="007C631E">
              <w:rPr>
                <w:rStyle w:val="Hyperlink"/>
                <w:noProof/>
              </w:rPr>
              <w:instrText xml:space="preserve"> </w:instrText>
            </w:r>
            <w:r w:rsidRPr="007C631E">
              <w:rPr>
                <w:rStyle w:val="Hyperlink"/>
                <w:noProof/>
              </w:rPr>
            </w:r>
            <w:r w:rsidRPr="007C631E">
              <w:rPr>
                <w:rStyle w:val="Hyperlink"/>
                <w:noProof/>
              </w:rPr>
              <w:fldChar w:fldCharType="separate"/>
            </w:r>
            <w:r w:rsidRPr="007C631E">
              <w:rPr>
                <w:rStyle w:val="Hyperlink"/>
                <w:noProof/>
              </w:rPr>
              <w:t>5.1</w:t>
            </w:r>
            <w:r>
              <w:rPr>
                <w:rFonts w:asciiTheme="minorHAnsi" w:eastAsiaTheme="minorEastAsia" w:hAnsiTheme="minorHAnsi"/>
                <w:noProof/>
                <w:sz w:val="24"/>
                <w:szCs w:val="24"/>
                <w:lang w:eastAsia="en-GB"/>
              </w:rPr>
              <w:tab/>
            </w:r>
            <w:r w:rsidRPr="007C631E">
              <w:rPr>
                <w:rStyle w:val="Hyperlink"/>
                <w:noProof/>
              </w:rPr>
              <w:t>Presentation day</w:t>
            </w:r>
            <w:r>
              <w:rPr>
                <w:noProof/>
                <w:webHidden/>
              </w:rPr>
              <w:tab/>
            </w:r>
            <w:r>
              <w:rPr>
                <w:noProof/>
                <w:webHidden/>
              </w:rPr>
              <w:fldChar w:fldCharType="begin"/>
            </w:r>
            <w:r>
              <w:rPr>
                <w:noProof/>
                <w:webHidden/>
              </w:rPr>
              <w:instrText xml:space="preserve"> PAGEREF _Toc55564721 \h </w:instrText>
            </w:r>
            <w:r>
              <w:rPr>
                <w:noProof/>
                <w:webHidden/>
              </w:rPr>
            </w:r>
          </w:ins>
          <w:r>
            <w:rPr>
              <w:noProof/>
              <w:webHidden/>
            </w:rPr>
            <w:fldChar w:fldCharType="separate"/>
          </w:r>
          <w:ins w:id="143" w:author="Christopher Symons" w:date="2020-11-06T14:17:00Z">
            <w:r>
              <w:rPr>
                <w:noProof/>
                <w:webHidden/>
              </w:rPr>
              <w:t>18</w:t>
            </w:r>
            <w:r>
              <w:rPr>
                <w:noProof/>
                <w:webHidden/>
              </w:rPr>
              <w:fldChar w:fldCharType="end"/>
            </w:r>
            <w:r w:rsidRPr="007C631E">
              <w:rPr>
                <w:rStyle w:val="Hyperlink"/>
                <w:noProof/>
              </w:rPr>
              <w:fldChar w:fldCharType="end"/>
            </w:r>
          </w:ins>
        </w:p>
        <w:p w14:paraId="23A90E75" w14:textId="528245F0" w:rsidR="00ED73D9" w:rsidRDefault="00ED73D9">
          <w:pPr>
            <w:pStyle w:val="TOC2"/>
            <w:tabs>
              <w:tab w:val="left" w:pos="960"/>
              <w:tab w:val="right" w:leader="dot" w:pos="9016"/>
            </w:tabs>
            <w:rPr>
              <w:ins w:id="144" w:author="Christopher Symons" w:date="2020-11-06T14:17:00Z"/>
              <w:rFonts w:asciiTheme="minorHAnsi" w:eastAsiaTheme="minorEastAsia" w:hAnsiTheme="minorHAnsi"/>
              <w:noProof/>
              <w:sz w:val="24"/>
              <w:szCs w:val="24"/>
              <w:lang w:eastAsia="en-GB"/>
            </w:rPr>
          </w:pPr>
          <w:ins w:id="145" w:author="Christopher Symons" w:date="2020-11-06T14:17:00Z">
            <w:r w:rsidRPr="007C631E">
              <w:rPr>
                <w:rStyle w:val="Hyperlink"/>
                <w:noProof/>
              </w:rPr>
              <w:fldChar w:fldCharType="begin"/>
            </w:r>
            <w:r w:rsidRPr="007C631E">
              <w:rPr>
                <w:rStyle w:val="Hyperlink"/>
                <w:noProof/>
              </w:rPr>
              <w:instrText xml:space="preserve"> </w:instrText>
            </w:r>
            <w:r>
              <w:rPr>
                <w:noProof/>
              </w:rPr>
              <w:instrText>HYPERLINK \l "_Toc55564722"</w:instrText>
            </w:r>
            <w:r w:rsidRPr="007C631E">
              <w:rPr>
                <w:rStyle w:val="Hyperlink"/>
                <w:noProof/>
              </w:rPr>
              <w:instrText xml:space="preserve"> </w:instrText>
            </w:r>
            <w:r w:rsidRPr="007C631E">
              <w:rPr>
                <w:rStyle w:val="Hyperlink"/>
                <w:noProof/>
              </w:rPr>
            </w:r>
            <w:r w:rsidRPr="007C631E">
              <w:rPr>
                <w:rStyle w:val="Hyperlink"/>
                <w:noProof/>
              </w:rPr>
              <w:fldChar w:fldCharType="separate"/>
            </w:r>
            <w:r w:rsidRPr="007C631E">
              <w:rPr>
                <w:rStyle w:val="Hyperlink"/>
                <w:noProof/>
              </w:rPr>
              <w:t>5.2</w:t>
            </w:r>
            <w:r>
              <w:rPr>
                <w:rFonts w:asciiTheme="minorHAnsi" w:eastAsiaTheme="minorEastAsia" w:hAnsiTheme="minorHAnsi"/>
                <w:noProof/>
                <w:sz w:val="24"/>
                <w:szCs w:val="24"/>
                <w:lang w:eastAsia="en-GB"/>
              </w:rPr>
              <w:tab/>
            </w:r>
            <w:r w:rsidRPr="007C631E">
              <w:rPr>
                <w:rStyle w:val="Hyperlink"/>
                <w:noProof/>
              </w:rPr>
              <w:t>Peer review</w:t>
            </w:r>
            <w:r>
              <w:rPr>
                <w:noProof/>
                <w:webHidden/>
              </w:rPr>
              <w:tab/>
            </w:r>
            <w:r>
              <w:rPr>
                <w:noProof/>
                <w:webHidden/>
              </w:rPr>
              <w:fldChar w:fldCharType="begin"/>
            </w:r>
            <w:r>
              <w:rPr>
                <w:noProof/>
                <w:webHidden/>
              </w:rPr>
              <w:instrText xml:space="preserve"> PAGEREF _Toc55564722 \h </w:instrText>
            </w:r>
            <w:r>
              <w:rPr>
                <w:noProof/>
                <w:webHidden/>
              </w:rPr>
            </w:r>
          </w:ins>
          <w:r>
            <w:rPr>
              <w:noProof/>
              <w:webHidden/>
            </w:rPr>
            <w:fldChar w:fldCharType="separate"/>
          </w:r>
          <w:ins w:id="146" w:author="Christopher Symons" w:date="2020-11-06T14:17:00Z">
            <w:r>
              <w:rPr>
                <w:noProof/>
                <w:webHidden/>
              </w:rPr>
              <w:t>18</w:t>
            </w:r>
            <w:r>
              <w:rPr>
                <w:noProof/>
                <w:webHidden/>
              </w:rPr>
              <w:fldChar w:fldCharType="end"/>
            </w:r>
            <w:r w:rsidRPr="007C631E">
              <w:rPr>
                <w:rStyle w:val="Hyperlink"/>
                <w:noProof/>
              </w:rPr>
              <w:fldChar w:fldCharType="end"/>
            </w:r>
          </w:ins>
        </w:p>
        <w:p w14:paraId="279C6F21" w14:textId="4B41F8EC" w:rsidR="00ED73D9" w:rsidRDefault="00ED73D9">
          <w:pPr>
            <w:pStyle w:val="TOC1"/>
            <w:tabs>
              <w:tab w:val="left" w:pos="480"/>
            </w:tabs>
            <w:rPr>
              <w:ins w:id="147" w:author="Christopher Symons" w:date="2020-11-06T14:17:00Z"/>
              <w:rFonts w:asciiTheme="minorHAnsi" w:eastAsiaTheme="minorEastAsia" w:hAnsiTheme="minorHAnsi"/>
              <w:noProof/>
              <w:sz w:val="24"/>
              <w:szCs w:val="24"/>
              <w:lang w:eastAsia="en-GB"/>
            </w:rPr>
          </w:pPr>
          <w:ins w:id="148" w:author="Christopher Symons" w:date="2020-11-06T14:17:00Z">
            <w:r w:rsidRPr="007C631E">
              <w:rPr>
                <w:rStyle w:val="Hyperlink"/>
                <w:noProof/>
              </w:rPr>
              <w:fldChar w:fldCharType="begin"/>
            </w:r>
            <w:r w:rsidRPr="007C631E">
              <w:rPr>
                <w:rStyle w:val="Hyperlink"/>
                <w:noProof/>
              </w:rPr>
              <w:instrText xml:space="preserve"> </w:instrText>
            </w:r>
            <w:r>
              <w:rPr>
                <w:noProof/>
              </w:rPr>
              <w:instrText>HYPERLINK \l "_Toc55564723"</w:instrText>
            </w:r>
            <w:r w:rsidRPr="007C631E">
              <w:rPr>
                <w:rStyle w:val="Hyperlink"/>
                <w:noProof/>
              </w:rPr>
              <w:instrText xml:space="preserve"> </w:instrText>
            </w:r>
            <w:r w:rsidRPr="007C631E">
              <w:rPr>
                <w:rStyle w:val="Hyperlink"/>
                <w:noProof/>
              </w:rPr>
            </w:r>
            <w:r w:rsidRPr="007C631E">
              <w:rPr>
                <w:rStyle w:val="Hyperlink"/>
                <w:noProof/>
              </w:rPr>
              <w:fldChar w:fldCharType="separate"/>
            </w:r>
            <w:r w:rsidRPr="007C631E">
              <w:rPr>
                <w:rStyle w:val="Hyperlink"/>
                <w:noProof/>
                <w:lang w:val="en-US"/>
              </w:rPr>
              <w:t>6</w:t>
            </w:r>
            <w:r>
              <w:rPr>
                <w:rFonts w:asciiTheme="minorHAnsi" w:eastAsiaTheme="minorEastAsia" w:hAnsiTheme="minorHAnsi"/>
                <w:noProof/>
                <w:sz w:val="24"/>
                <w:szCs w:val="24"/>
                <w:lang w:eastAsia="en-GB"/>
              </w:rPr>
              <w:tab/>
            </w:r>
            <w:r w:rsidRPr="007C631E">
              <w:rPr>
                <w:rStyle w:val="Hyperlink"/>
                <w:noProof/>
                <w:lang w:val="en-US"/>
              </w:rPr>
              <w:t>Adherence to project pitch</w:t>
            </w:r>
            <w:r>
              <w:rPr>
                <w:noProof/>
                <w:webHidden/>
              </w:rPr>
              <w:tab/>
            </w:r>
            <w:r>
              <w:rPr>
                <w:noProof/>
                <w:webHidden/>
              </w:rPr>
              <w:fldChar w:fldCharType="begin"/>
            </w:r>
            <w:r>
              <w:rPr>
                <w:noProof/>
                <w:webHidden/>
              </w:rPr>
              <w:instrText xml:space="preserve"> PAGEREF _Toc55564723 \h </w:instrText>
            </w:r>
            <w:r>
              <w:rPr>
                <w:noProof/>
                <w:webHidden/>
              </w:rPr>
            </w:r>
          </w:ins>
          <w:r>
            <w:rPr>
              <w:noProof/>
              <w:webHidden/>
            </w:rPr>
            <w:fldChar w:fldCharType="separate"/>
          </w:r>
          <w:ins w:id="149" w:author="Christopher Symons" w:date="2020-11-06T14:17:00Z">
            <w:r>
              <w:rPr>
                <w:noProof/>
                <w:webHidden/>
              </w:rPr>
              <w:t>20</w:t>
            </w:r>
            <w:r>
              <w:rPr>
                <w:noProof/>
                <w:webHidden/>
              </w:rPr>
              <w:fldChar w:fldCharType="end"/>
            </w:r>
            <w:r w:rsidRPr="007C631E">
              <w:rPr>
                <w:rStyle w:val="Hyperlink"/>
                <w:noProof/>
              </w:rPr>
              <w:fldChar w:fldCharType="end"/>
            </w:r>
          </w:ins>
        </w:p>
        <w:p w14:paraId="3760098C" w14:textId="42ED730A" w:rsidR="00ED73D9" w:rsidRDefault="00ED73D9">
          <w:pPr>
            <w:pStyle w:val="TOC1"/>
            <w:rPr>
              <w:ins w:id="150" w:author="Christopher Symons" w:date="2020-11-06T14:17:00Z"/>
              <w:rFonts w:asciiTheme="minorHAnsi" w:eastAsiaTheme="minorEastAsia" w:hAnsiTheme="minorHAnsi"/>
              <w:noProof/>
              <w:sz w:val="24"/>
              <w:szCs w:val="24"/>
              <w:lang w:eastAsia="en-GB"/>
            </w:rPr>
          </w:pPr>
          <w:ins w:id="151" w:author="Christopher Symons" w:date="2020-11-06T14:17:00Z">
            <w:r w:rsidRPr="007C631E">
              <w:rPr>
                <w:rStyle w:val="Hyperlink"/>
                <w:noProof/>
              </w:rPr>
              <w:fldChar w:fldCharType="begin"/>
            </w:r>
            <w:r w:rsidRPr="007C631E">
              <w:rPr>
                <w:rStyle w:val="Hyperlink"/>
                <w:noProof/>
              </w:rPr>
              <w:instrText xml:space="preserve"> </w:instrText>
            </w:r>
            <w:r>
              <w:rPr>
                <w:noProof/>
              </w:rPr>
              <w:instrText>HYPERLINK \l "_Toc55564724"</w:instrText>
            </w:r>
            <w:r w:rsidRPr="007C631E">
              <w:rPr>
                <w:rStyle w:val="Hyperlink"/>
                <w:noProof/>
              </w:rPr>
              <w:instrText xml:space="preserve"> </w:instrText>
            </w:r>
            <w:r w:rsidRPr="007C631E">
              <w:rPr>
                <w:rStyle w:val="Hyperlink"/>
                <w:noProof/>
              </w:rPr>
            </w:r>
            <w:r w:rsidRPr="007C631E">
              <w:rPr>
                <w:rStyle w:val="Hyperlink"/>
                <w:noProof/>
              </w:rPr>
              <w:fldChar w:fldCharType="separate"/>
            </w:r>
            <w:r w:rsidRPr="007C631E">
              <w:rPr>
                <w:rStyle w:val="Hyperlink"/>
                <w:noProof/>
              </w:rPr>
              <w:t>Appendix A – References</w:t>
            </w:r>
            <w:r>
              <w:rPr>
                <w:noProof/>
                <w:webHidden/>
              </w:rPr>
              <w:tab/>
            </w:r>
            <w:r>
              <w:rPr>
                <w:noProof/>
                <w:webHidden/>
              </w:rPr>
              <w:fldChar w:fldCharType="begin"/>
            </w:r>
            <w:r>
              <w:rPr>
                <w:noProof/>
                <w:webHidden/>
              </w:rPr>
              <w:instrText xml:space="preserve"> PAGEREF _Toc55564724 \h </w:instrText>
            </w:r>
            <w:r>
              <w:rPr>
                <w:noProof/>
                <w:webHidden/>
              </w:rPr>
            </w:r>
          </w:ins>
          <w:r>
            <w:rPr>
              <w:noProof/>
              <w:webHidden/>
            </w:rPr>
            <w:fldChar w:fldCharType="separate"/>
          </w:r>
          <w:ins w:id="152" w:author="Christopher Symons" w:date="2020-11-06T14:17:00Z">
            <w:r>
              <w:rPr>
                <w:noProof/>
                <w:webHidden/>
              </w:rPr>
              <w:t>21</w:t>
            </w:r>
            <w:r>
              <w:rPr>
                <w:noProof/>
                <w:webHidden/>
              </w:rPr>
              <w:fldChar w:fldCharType="end"/>
            </w:r>
            <w:r w:rsidRPr="007C631E">
              <w:rPr>
                <w:rStyle w:val="Hyperlink"/>
                <w:noProof/>
              </w:rPr>
              <w:fldChar w:fldCharType="end"/>
            </w:r>
          </w:ins>
        </w:p>
        <w:p w14:paraId="7A5B216A" w14:textId="6B385C16" w:rsidR="00ED73D9" w:rsidRDefault="00ED73D9">
          <w:pPr>
            <w:pStyle w:val="TOC2"/>
            <w:tabs>
              <w:tab w:val="right" w:leader="dot" w:pos="9016"/>
            </w:tabs>
            <w:rPr>
              <w:ins w:id="153" w:author="Christopher Symons" w:date="2020-11-06T14:17:00Z"/>
              <w:rFonts w:asciiTheme="minorHAnsi" w:eastAsiaTheme="minorEastAsia" w:hAnsiTheme="minorHAnsi"/>
              <w:noProof/>
              <w:sz w:val="24"/>
              <w:szCs w:val="24"/>
              <w:lang w:eastAsia="en-GB"/>
            </w:rPr>
          </w:pPr>
          <w:ins w:id="154" w:author="Christopher Symons" w:date="2020-11-06T14:17:00Z">
            <w:r w:rsidRPr="007C631E">
              <w:rPr>
                <w:rStyle w:val="Hyperlink"/>
                <w:noProof/>
              </w:rPr>
              <w:fldChar w:fldCharType="begin"/>
            </w:r>
            <w:r w:rsidRPr="007C631E">
              <w:rPr>
                <w:rStyle w:val="Hyperlink"/>
                <w:noProof/>
              </w:rPr>
              <w:instrText xml:space="preserve"> </w:instrText>
            </w:r>
            <w:r>
              <w:rPr>
                <w:noProof/>
              </w:rPr>
              <w:instrText>HYPERLINK \l "_Toc55564725"</w:instrText>
            </w:r>
            <w:r w:rsidRPr="007C631E">
              <w:rPr>
                <w:rStyle w:val="Hyperlink"/>
                <w:noProof/>
              </w:rPr>
              <w:instrText xml:space="preserve"> </w:instrText>
            </w:r>
            <w:r w:rsidRPr="007C631E">
              <w:rPr>
                <w:rStyle w:val="Hyperlink"/>
                <w:noProof/>
              </w:rPr>
            </w:r>
            <w:r w:rsidRPr="007C631E">
              <w:rPr>
                <w:rStyle w:val="Hyperlink"/>
                <w:noProof/>
              </w:rPr>
              <w:fldChar w:fldCharType="separate"/>
            </w:r>
            <w:r w:rsidRPr="007C631E">
              <w:rPr>
                <w:rStyle w:val="Hyperlink"/>
                <w:noProof/>
              </w:rPr>
              <w:t>Literature</w:t>
            </w:r>
            <w:r>
              <w:rPr>
                <w:noProof/>
                <w:webHidden/>
              </w:rPr>
              <w:tab/>
            </w:r>
            <w:r>
              <w:rPr>
                <w:noProof/>
                <w:webHidden/>
              </w:rPr>
              <w:fldChar w:fldCharType="begin"/>
            </w:r>
            <w:r>
              <w:rPr>
                <w:noProof/>
                <w:webHidden/>
              </w:rPr>
              <w:instrText xml:space="preserve"> PAGEREF _Toc55564725 \h </w:instrText>
            </w:r>
            <w:r>
              <w:rPr>
                <w:noProof/>
                <w:webHidden/>
              </w:rPr>
            </w:r>
          </w:ins>
          <w:r>
            <w:rPr>
              <w:noProof/>
              <w:webHidden/>
            </w:rPr>
            <w:fldChar w:fldCharType="separate"/>
          </w:r>
          <w:ins w:id="155" w:author="Christopher Symons" w:date="2020-11-06T14:17:00Z">
            <w:r>
              <w:rPr>
                <w:noProof/>
                <w:webHidden/>
              </w:rPr>
              <w:t>21</w:t>
            </w:r>
            <w:r>
              <w:rPr>
                <w:noProof/>
                <w:webHidden/>
              </w:rPr>
              <w:fldChar w:fldCharType="end"/>
            </w:r>
            <w:r w:rsidRPr="007C631E">
              <w:rPr>
                <w:rStyle w:val="Hyperlink"/>
                <w:noProof/>
              </w:rPr>
              <w:fldChar w:fldCharType="end"/>
            </w:r>
          </w:ins>
        </w:p>
        <w:p w14:paraId="151DCC62" w14:textId="2BF5B33F" w:rsidR="00ED73D9" w:rsidRDefault="00ED73D9">
          <w:pPr>
            <w:pStyle w:val="TOC2"/>
            <w:tabs>
              <w:tab w:val="right" w:leader="dot" w:pos="9016"/>
            </w:tabs>
            <w:rPr>
              <w:ins w:id="156" w:author="Christopher Symons" w:date="2020-11-06T14:17:00Z"/>
              <w:rFonts w:asciiTheme="minorHAnsi" w:eastAsiaTheme="minorEastAsia" w:hAnsiTheme="minorHAnsi"/>
              <w:noProof/>
              <w:sz w:val="24"/>
              <w:szCs w:val="24"/>
              <w:lang w:eastAsia="en-GB"/>
            </w:rPr>
          </w:pPr>
          <w:ins w:id="157" w:author="Christopher Symons" w:date="2020-11-06T14:17:00Z">
            <w:r w:rsidRPr="007C631E">
              <w:rPr>
                <w:rStyle w:val="Hyperlink"/>
                <w:noProof/>
              </w:rPr>
              <w:fldChar w:fldCharType="begin"/>
            </w:r>
            <w:r w:rsidRPr="007C631E">
              <w:rPr>
                <w:rStyle w:val="Hyperlink"/>
                <w:noProof/>
              </w:rPr>
              <w:instrText xml:space="preserve"> </w:instrText>
            </w:r>
            <w:r>
              <w:rPr>
                <w:noProof/>
              </w:rPr>
              <w:instrText>HYPERLINK \l "_Toc55564726"</w:instrText>
            </w:r>
            <w:r w:rsidRPr="007C631E">
              <w:rPr>
                <w:rStyle w:val="Hyperlink"/>
                <w:noProof/>
              </w:rPr>
              <w:instrText xml:space="preserve"> </w:instrText>
            </w:r>
            <w:r w:rsidRPr="007C631E">
              <w:rPr>
                <w:rStyle w:val="Hyperlink"/>
                <w:noProof/>
              </w:rPr>
            </w:r>
            <w:r w:rsidRPr="007C631E">
              <w:rPr>
                <w:rStyle w:val="Hyperlink"/>
                <w:noProof/>
              </w:rPr>
              <w:fldChar w:fldCharType="separate"/>
            </w:r>
            <w:r w:rsidRPr="007C631E">
              <w:rPr>
                <w:rStyle w:val="Hyperlink"/>
                <w:noProof/>
              </w:rPr>
              <w:t>Datasets</w:t>
            </w:r>
            <w:r>
              <w:rPr>
                <w:noProof/>
                <w:webHidden/>
              </w:rPr>
              <w:tab/>
            </w:r>
            <w:r>
              <w:rPr>
                <w:noProof/>
                <w:webHidden/>
              </w:rPr>
              <w:fldChar w:fldCharType="begin"/>
            </w:r>
            <w:r>
              <w:rPr>
                <w:noProof/>
                <w:webHidden/>
              </w:rPr>
              <w:instrText xml:space="preserve"> PAGEREF _Toc55564726 \h </w:instrText>
            </w:r>
            <w:r>
              <w:rPr>
                <w:noProof/>
                <w:webHidden/>
              </w:rPr>
            </w:r>
          </w:ins>
          <w:r>
            <w:rPr>
              <w:noProof/>
              <w:webHidden/>
            </w:rPr>
            <w:fldChar w:fldCharType="separate"/>
          </w:r>
          <w:ins w:id="158" w:author="Christopher Symons" w:date="2020-11-06T14:17:00Z">
            <w:r>
              <w:rPr>
                <w:noProof/>
                <w:webHidden/>
              </w:rPr>
              <w:t>21</w:t>
            </w:r>
            <w:r>
              <w:rPr>
                <w:noProof/>
                <w:webHidden/>
              </w:rPr>
              <w:fldChar w:fldCharType="end"/>
            </w:r>
            <w:r w:rsidRPr="007C631E">
              <w:rPr>
                <w:rStyle w:val="Hyperlink"/>
                <w:noProof/>
              </w:rPr>
              <w:fldChar w:fldCharType="end"/>
            </w:r>
          </w:ins>
        </w:p>
        <w:p w14:paraId="33367C3B" w14:textId="034C4681" w:rsidR="00ED73D9" w:rsidRDefault="00ED73D9">
          <w:pPr>
            <w:pStyle w:val="TOC2"/>
            <w:tabs>
              <w:tab w:val="right" w:leader="dot" w:pos="9016"/>
            </w:tabs>
            <w:rPr>
              <w:ins w:id="159" w:author="Christopher Symons" w:date="2020-11-06T14:17:00Z"/>
              <w:rFonts w:asciiTheme="minorHAnsi" w:eastAsiaTheme="minorEastAsia" w:hAnsiTheme="minorHAnsi"/>
              <w:noProof/>
              <w:sz w:val="24"/>
              <w:szCs w:val="24"/>
              <w:lang w:eastAsia="en-GB"/>
            </w:rPr>
          </w:pPr>
          <w:ins w:id="160" w:author="Christopher Symons" w:date="2020-11-06T14:17:00Z">
            <w:r w:rsidRPr="007C631E">
              <w:rPr>
                <w:rStyle w:val="Hyperlink"/>
                <w:noProof/>
              </w:rPr>
              <w:fldChar w:fldCharType="begin"/>
            </w:r>
            <w:r w:rsidRPr="007C631E">
              <w:rPr>
                <w:rStyle w:val="Hyperlink"/>
                <w:noProof/>
              </w:rPr>
              <w:instrText xml:space="preserve"> </w:instrText>
            </w:r>
            <w:r>
              <w:rPr>
                <w:noProof/>
              </w:rPr>
              <w:instrText>HYPERLINK \l "_Toc55564727"</w:instrText>
            </w:r>
            <w:r w:rsidRPr="007C631E">
              <w:rPr>
                <w:rStyle w:val="Hyperlink"/>
                <w:noProof/>
              </w:rPr>
              <w:instrText xml:space="preserve"> </w:instrText>
            </w:r>
            <w:r w:rsidRPr="007C631E">
              <w:rPr>
                <w:rStyle w:val="Hyperlink"/>
                <w:noProof/>
              </w:rPr>
            </w:r>
            <w:r w:rsidRPr="007C631E">
              <w:rPr>
                <w:rStyle w:val="Hyperlink"/>
                <w:noProof/>
              </w:rPr>
              <w:fldChar w:fldCharType="separate"/>
            </w:r>
            <w:r w:rsidRPr="007C631E">
              <w:rPr>
                <w:rStyle w:val="Hyperlink"/>
                <w:noProof/>
              </w:rPr>
              <w:t>Code Libraries and Tools</w:t>
            </w:r>
            <w:r>
              <w:rPr>
                <w:noProof/>
                <w:webHidden/>
              </w:rPr>
              <w:tab/>
            </w:r>
            <w:r>
              <w:rPr>
                <w:noProof/>
                <w:webHidden/>
              </w:rPr>
              <w:fldChar w:fldCharType="begin"/>
            </w:r>
            <w:r>
              <w:rPr>
                <w:noProof/>
                <w:webHidden/>
              </w:rPr>
              <w:instrText xml:space="preserve"> PAGEREF _Toc55564727 \h </w:instrText>
            </w:r>
            <w:r>
              <w:rPr>
                <w:noProof/>
                <w:webHidden/>
              </w:rPr>
            </w:r>
          </w:ins>
          <w:r>
            <w:rPr>
              <w:noProof/>
              <w:webHidden/>
            </w:rPr>
            <w:fldChar w:fldCharType="separate"/>
          </w:r>
          <w:ins w:id="161" w:author="Christopher Symons" w:date="2020-11-06T14:17:00Z">
            <w:r>
              <w:rPr>
                <w:noProof/>
                <w:webHidden/>
              </w:rPr>
              <w:t>21</w:t>
            </w:r>
            <w:r>
              <w:rPr>
                <w:noProof/>
                <w:webHidden/>
              </w:rPr>
              <w:fldChar w:fldCharType="end"/>
            </w:r>
            <w:r w:rsidRPr="007C631E">
              <w:rPr>
                <w:rStyle w:val="Hyperlink"/>
                <w:noProof/>
              </w:rPr>
              <w:fldChar w:fldCharType="end"/>
            </w:r>
          </w:ins>
        </w:p>
        <w:p w14:paraId="20270038" w14:textId="563BC7C3" w:rsidR="008F41F0" w:rsidDel="00115563" w:rsidRDefault="009A1956">
          <w:pPr>
            <w:pStyle w:val="TOC1"/>
            <w:rPr>
              <w:del w:id="162" w:author="Christopher Symons" w:date="2020-11-05T15:42:00Z"/>
              <w:rFonts w:asciiTheme="minorHAnsi" w:eastAsiaTheme="minorEastAsia" w:hAnsiTheme="minorHAnsi"/>
              <w:noProof/>
              <w:lang w:eastAsia="en-AU"/>
            </w:rPr>
          </w:pPr>
          <w:del w:id="163" w:author="Christopher Symons" w:date="2020-11-05T15:42:00Z">
            <w:r w:rsidDel="00115563">
              <w:rPr>
                <w:noProof/>
              </w:rPr>
              <w:fldChar w:fldCharType="begin"/>
            </w:r>
            <w:r w:rsidDel="00115563">
              <w:rPr>
                <w:noProof/>
              </w:rPr>
              <w:delInstrText xml:space="preserve"> HYPERLINK \l "_Toc52110088" </w:delInstrText>
            </w:r>
            <w:r w:rsidDel="00115563">
              <w:rPr>
                <w:noProof/>
              </w:rPr>
              <w:fldChar w:fldCharType="separate"/>
            </w:r>
          </w:del>
          <w:ins w:id="164" w:author="Christopher Symons" w:date="2020-11-06T14:17:00Z">
            <w:r w:rsidR="00ED73D9">
              <w:rPr>
                <w:b/>
                <w:bCs/>
                <w:noProof/>
                <w:lang w:val="en-GB"/>
              </w:rPr>
              <w:t>Error! Hyperlink reference not valid.</w:t>
            </w:r>
          </w:ins>
          <w:del w:id="165" w:author="Christopher Symons" w:date="2020-11-05T15:42:00Z">
            <w:r w:rsidR="008F41F0" w:rsidRPr="009C086A" w:rsidDel="00115563">
              <w:rPr>
                <w:rStyle w:val="Hyperlink"/>
                <w:noProof/>
              </w:rPr>
              <w:delText>Executive Summay</w:delText>
            </w:r>
            <w:r w:rsidR="008F41F0" w:rsidDel="00115563">
              <w:rPr>
                <w:noProof/>
                <w:webHidden/>
              </w:rPr>
              <w:tab/>
            </w:r>
            <w:r w:rsidR="008F41F0" w:rsidDel="00115563">
              <w:rPr>
                <w:noProof/>
                <w:webHidden/>
              </w:rPr>
              <w:fldChar w:fldCharType="begin"/>
            </w:r>
            <w:r w:rsidR="008F41F0" w:rsidDel="00115563">
              <w:rPr>
                <w:noProof/>
                <w:webHidden/>
              </w:rPr>
              <w:delInstrText xml:space="preserve"> PAGEREF _Toc52110088 \h </w:delInstrText>
            </w:r>
            <w:r w:rsidR="008F41F0" w:rsidDel="00115563">
              <w:rPr>
                <w:noProof/>
                <w:webHidden/>
              </w:rPr>
              <w:fldChar w:fldCharType="separate"/>
            </w:r>
            <w:r w:rsidR="009F343F" w:rsidDel="00115563">
              <w:rPr>
                <w:noProof/>
                <w:webHidden/>
              </w:rPr>
              <w:delText>2</w:delText>
            </w:r>
            <w:r w:rsidR="008F41F0" w:rsidDel="00115563">
              <w:rPr>
                <w:noProof/>
                <w:webHidden/>
              </w:rPr>
              <w:fldChar w:fldCharType="end"/>
            </w:r>
            <w:r w:rsidDel="00115563">
              <w:rPr>
                <w:noProof/>
              </w:rPr>
              <w:fldChar w:fldCharType="end"/>
            </w:r>
          </w:del>
        </w:p>
        <w:p w14:paraId="1340229D" w14:textId="0B84E4E4" w:rsidR="008F41F0" w:rsidDel="00115563" w:rsidRDefault="009A1956">
          <w:pPr>
            <w:pStyle w:val="TOC1"/>
            <w:rPr>
              <w:del w:id="166" w:author="Christopher Symons" w:date="2020-11-05T15:42:00Z"/>
              <w:rFonts w:asciiTheme="minorHAnsi" w:eastAsiaTheme="minorEastAsia" w:hAnsiTheme="minorHAnsi"/>
              <w:noProof/>
              <w:lang w:eastAsia="en-AU"/>
            </w:rPr>
          </w:pPr>
          <w:del w:id="167" w:author="Christopher Symons" w:date="2020-11-05T15:42:00Z">
            <w:r w:rsidDel="00115563">
              <w:rPr>
                <w:noProof/>
              </w:rPr>
              <w:fldChar w:fldCharType="begin"/>
            </w:r>
            <w:r w:rsidDel="00115563">
              <w:rPr>
                <w:noProof/>
              </w:rPr>
              <w:delInstrText xml:space="preserve"> HYPERLINK \l "_Toc52110089" </w:delInstrText>
            </w:r>
            <w:r w:rsidDel="00115563">
              <w:rPr>
                <w:noProof/>
              </w:rPr>
              <w:fldChar w:fldCharType="separate"/>
            </w:r>
          </w:del>
          <w:ins w:id="168" w:author="Christopher Symons" w:date="2020-11-06T14:17:00Z">
            <w:r w:rsidR="00ED73D9">
              <w:rPr>
                <w:b/>
                <w:bCs/>
                <w:noProof/>
                <w:lang w:val="en-GB"/>
              </w:rPr>
              <w:t>Error! Hyperlink reference not valid.</w:t>
            </w:r>
          </w:ins>
          <w:del w:id="169" w:author="Christopher Symons" w:date="2020-11-05T15:42:00Z">
            <w:r w:rsidR="008F41F0" w:rsidRPr="009C086A" w:rsidDel="00115563">
              <w:rPr>
                <w:rStyle w:val="Hyperlink"/>
                <w:noProof/>
              </w:rPr>
              <w:delText>Table of Contents</w:delText>
            </w:r>
            <w:r w:rsidR="008F41F0" w:rsidDel="00115563">
              <w:rPr>
                <w:noProof/>
                <w:webHidden/>
              </w:rPr>
              <w:tab/>
            </w:r>
            <w:r w:rsidR="008F41F0" w:rsidDel="00115563">
              <w:rPr>
                <w:noProof/>
                <w:webHidden/>
              </w:rPr>
              <w:fldChar w:fldCharType="begin"/>
            </w:r>
            <w:r w:rsidR="008F41F0" w:rsidDel="00115563">
              <w:rPr>
                <w:noProof/>
                <w:webHidden/>
              </w:rPr>
              <w:delInstrText xml:space="preserve"> PAGEREF _Toc52110089 \h </w:delInstrText>
            </w:r>
            <w:r w:rsidR="008F41F0" w:rsidDel="00115563">
              <w:rPr>
                <w:noProof/>
                <w:webHidden/>
              </w:rPr>
              <w:fldChar w:fldCharType="separate"/>
            </w:r>
            <w:r w:rsidR="009F343F" w:rsidDel="00115563">
              <w:rPr>
                <w:noProof/>
                <w:webHidden/>
              </w:rPr>
              <w:delText>3</w:delText>
            </w:r>
            <w:r w:rsidR="008F41F0" w:rsidDel="00115563">
              <w:rPr>
                <w:noProof/>
                <w:webHidden/>
              </w:rPr>
              <w:fldChar w:fldCharType="end"/>
            </w:r>
            <w:r w:rsidDel="00115563">
              <w:rPr>
                <w:noProof/>
              </w:rPr>
              <w:fldChar w:fldCharType="end"/>
            </w:r>
          </w:del>
        </w:p>
        <w:p w14:paraId="1E7C9257" w14:textId="335F5047" w:rsidR="008F41F0" w:rsidDel="00115563" w:rsidRDefault="009A1956">
          <w:pPr>
            <w:pStyle w:val="TOC1"/>
            <w:tabs>
              <w:tab w:val="left" w:pos="440"/>
            </w:tabs>
            <w:rPr>
              <w:del w:id="170" w:author="Christopher Symons" w:date="2020-11-05T15:42:00Z"/>
              <w:rFonts w:asciiTheme="minorHAnsi" w:eastAsiaTheme="minorEastAsia" w:hAnsiTheme="minorHAnsi"/>
              <w:noProof/>
              <w:lang w:eastAsia="en-AU"/>
            </w:rPr>
          </w:pPr>
          <w:del w:id="171" w:author="Christopher Symons" w:date="2020-11-05T15:42:00Z">
            <w:r w:rsidDel="00115563">
              <w:rPr>
                <w:noProof/>
              </w:rPr>
              <w:fldChar w:fldCharType="begin"/>
            </w:r>
            <w:r w:rsidDel="00115563">
              <w:rPr>
                <w:noProof/>
              </w:rPr>
              <w:delInstrText xml:space="preserve"> HYPERLINK \l "_Toc52110090" </w:delInstrText>
            </w:r>
            <w:r w:rsidDel="00115563">
              <w:rPr>
                <w:noProof/>
              </w:rPr>
              <w:fldChar w:fldCharType="separate"/>
            </w:r>
          </w:del>
          <w:ins w:id="172" w:author="Christopher Symons" w:date="2020-11-06T14:17:00Z">
            <w:r w:rsidR="00ED73D9">
              <w:rPr>
                <w:b/>
                <w:bCs/>
                <w:noProof/>
                <w:lang w:val="en-GB"/>
              </w:rPr>
              <w:t>Error! Hyperlink reference not valid.</w:t>
            </w:r>
          </w:ins>
          <w:del w:id="173" w:author="Christopher Symons" w:date="2020-11-05T15:42:00Z">
            <w:r w:rsidR="008F41F0" w:rsidRPr="009C086A" w:rsidDel="00115563">
              <w:rPr>
                <w:rStyle w:val="Hyperlink"/>
                <w:noProof/>
              </w:rPr>
              <w:delText>2</w:delText>
            </w:r>
            <w:r w:rsidR="008F41F0" w:rsidDel="00115563">
              <w:rPr>
                <w:rFonts w:asciiTheme="minorHAnsi" w:eastAsiaTheme="minorEastAsia" w:hAnsiTheme="minorHAnsi"/>
                <w:noProof/>
                <w:lang w:eastAsia="en-AU"/>
              </w:rPr>
              <w:tab/>
            </w:r>
            <w:r w:rsidR="008F41F0" w:rsidRPr="009C086A" w:rsidDel="00115563">
              <w:rPr>
                <w:rStyle w:val="Hyperlink"/>
                <w:noProof/>
              </w:rPr>
              <w:delText>Defining the Problem</w:delText>
            </w:r>
            <w:r w:rsidR="008F41F0" w:rsidDel="00115563">
              <w:rPr>
                <w:noProof/>
                <w:webHidden/>
              </w:rPr>
              <w:tab/>
            </w:r>
            <w:r w:rsidR="008F41F0" w:rsidDel="00115563">
              <w:rPr>
                <w:noProof/>
                <w:webHidden/>
              </w:rPr>
              <w:fldChar w:fldCharType="begin"/>
            </w:r>
            <w:r w:rsidR="008F41F0" w:rsidDel="00115563">
              <w:rPr>
                <w:noProof/>
                <w:webHidden/>
              </w:rPr>
              <w:delInstrText xml:space="preserve"> PAGEREF _Toc52110090 \h </w:delInstrText>
            </w:r>
            <w:r w:rsidR="008F41F0" w:rsidDel="00115563">
              <w:rPr>
                <w:noProof/>
                <w:webHidden/>
              </w:rPr>
              <w:fldChar w:fldCharType="separate"/>
            </w:r>
            <w:r w:rsidR="009F343F" w:rsidDel="00115563">
              <w:rPr>
                <w:noProof/>
                <w:webHidden/>
              </w:rPr>
              <w:delText>1</w:delText>
            </w:r>
            <w:r w:rsidR="008F41F0" w:rsidDel="00115563">
              <w:rPr>
                <w:noProof/>
                <w:webHidden/>
              </w:rPr>
              <w:fldChar w:fldCharType="end"/>
            </w:r>
            <w:r w:rsidDel="00115563">
              <w:rPr>
                <w:noProof/>
              </w:rPr>
              <w:fldChar w:fldCharType="end"/>
            </w:r>
          </w:del>
        </w:p>
        <w:p w14:paraId="2C06DB04" w14:textId="5072506E" w:rsidR="008F41F0" w:rsidDel="00115563" w:rsidRDefault="009A1956">
          <w:pPr>
            <w:pStyle w:val="TOC2"/>
            <w:tabs>
              <w:tab w:val="right" w:leader="dot" w:pos="9016"/>
            </w:tabs>
            <w:rPr>
              <w:del w:id="174" w:author="Christopher Symons" w:date="2020-11-05T15:42:00Z"/>
              <w:noProof/>
            </w:rPr>
          </w:pPr>
          <w:del w:id="175" w:author="Christopher Symons" w:date="2020-11-05T15:42:00Z">
            <w:r w:rsidDel="00115563">
              <w:rPr>
                <w:noProof/>
              </w:rPr>
              <w:fldChar w:fldCharType="begin"/>
            </w:r>
            <w:r w:rsidDel="00115563">
              <w:rPr>
                <w:noProof/>
              </w:rPr>
              <w:delInstrText xml:space="preserve"> HYPERLINK \l "_Toc52110091" </w:delInstrText>
            </w:r>
            <w:r w:rsidDel="00115563">
              <w:rPr>
                <w:noProof/>
              </w:rPr>
              <w:fldChar w:fldCharType="separate"/>
            </w:r>
          </w:del>
          <w:ins w:id="176" w:author="Christopher Symons" w:date="2020-11-06T14:17:00Z">
            <w:r w:rsidR="00ED73D9">
              <w:rPr>
                <w:b/>
                <w:bCs/>
                <w:noProof/>
                <w:lang w:val="en-GB"/>
              </w:rPr>
              <w:t>Error! Hyperlink reference not valid.</w:t>
            </w:r>
          </w:ins>
          <w:del w:id="177" w:author="Christopher Symons" w:date="2020-11-05T15:42:00Z">
            <w:r w:rsidR="008F41F0" w:rsidRPr="009C086A" w:rsidDel="00115563">
              <w:rPr>
                <w:rStyle w:val="Hyperlink"/>
                <w:noProof/>
              </w:rPr>
              <w:delText>2.1</w:delText>
            </w:r>
            <w:r w:rsidR="008F41F0" w:rsidDel="00115563">
              <w:rPr>
                <w:noProof/>
                <w:webHidden/>
              </w:rPr>
              <w:tab/>
            </w:r>
            <w:r w:rsidR="008F41F0" w:rsidDel="00115563">
              <w:rPr>
                <w:noProof/>
                <w:webHidden/>
              </w:rPr>
              <w:fldChar w:fldCharType="begin"/>
            </w:r>
            <w:r w:rsidR="008F41F0" w:rsidDel="00115563">
              <w:rPr>
                <w:noProof/>
                <w:webHidden/>
              </w:rPr>
              <w:delInstrText xml:space="preserve"> PAGEREF _Toc52110091 \h </w:delInstrText>
            </w:r>
            <w:r w:rsidR="008F41F0" w:rsidDel="00115563">
              <w:rPr>
                <w:noProof/>
                <w:webHidden/>
              </w:rPr>
              <w:fldChar w:fldCharType="separate"/>
            </w:r>
            <w:r w:rsidR="009F343F" w:rsidDel="00115563">
              <w:rPr>
                <w:noProof/>
                <w:webHidden/>
              </w:rPr>
              <w:delText>1</w:delText>
            </w:r>
            <w:r w:rsidR="008F41F0" w:rsidDel="00115563">
              <w:rPr>
                <w:noProof/>
                <w:webHidden/>
              </w:rPr>
              <w:fldChar w:fldCharType="end"/>
            </w:r>
            <w:r w:rsidDel="00115563">
              <w:rPr>
                <w:noProof/>
              </w:rPr>
              <w:fldChar w:fldCharType="end"/>
            </w:r>
          </w:del>
        </w:p>
        <w:p w14:paraId="1E0CDFE7" w14:textId="1210AF4E" w:rsidR="008F41F0" w:rsidDel="00115563" w:rsidRDefault="009A1956">
          <w:pPr>
            <w:pStyle w:val="TOC2"/>
            <w:tabs>
              <w:tab w:val="left" w:pos="880"/>
              <w:tab w:val="right" w:leader="dot" w:pos="9016"/>
            </w:tabs>
            <w:rPr>
              <w:del w:id="178" w:author="Christopher Symons" w:date="2020-11-05T15:42:00Z"/>
              <w:noProof/>
            </w:rPr>
          </w:pPr>
          <w:del w:id="179" w:author="Christopher Symons" w:date="2020-11-05T15:42:00Z">
            <w:r w:rsidDel="00115563">
              <w:rPr>
                <w:noProof/>
              </w:rPr>
              <w:fldChar w:fldCharType="begin"/>
            </w:r>
            <w:r w:rsidDel="00115563">
              <w:rPr>
                <w:noProof/>
              </w:rPr>
              <w:delInstrText xml:space="preserve"> HYPERLINK \l "_Toc52110092" </w:delInstrText>
            </w:r>
            <w:r w:rsidDel="00115563">
              <w:rPr>
                <w:noProof/>
              </w:rPr>
              <w:fldChar w:fldCharType="separate"/>
            </w:r>
          </w:del>
          <w:ins w:id="180" w:author="Christopher Symons" w:date="2020-11-06T14:17:00Z">
            <w:r w:rsidR="00ED73D9">
              <w:rPr>
                <w:b/>
                <w:bCs/>
                <w:noProof/>
                <w:lang w:val="en-GB"/>
              </w:rPr>
              <w:t>Error! Hyperlink reference not valid.</w:t>
            </w:r>
          </w:ins>
          <w:del w:id="181" w:author="Christopher Symons" w:date="2020-11-05T15:42:00Z">
            <w:r w:rsidR="008F41F0" w:rsidRPr="009C086A" w:rsidDel="00115563">
              <w:rPr>
                <w:rStyle w:val="Hyperlink"/>
                <w:noProof/>
              </w:rPr>
              <w:delText>2.2</w:delText>
            </w:r>
            <w:r w:rsidR="008F41F0" w:rsidDel="00115563">
              <w:rPr>
                <w:noProof/>
              </w:rPr>
              <w:tab/>
            </w:r>
            <w:r w:rsidR="008F41F0" w:rsidRPr="009C086A" w:rsidDel="00115563">
              <w:rPr>
                <w:rStyle w:val="Hyperlink"/>
                <w:noProof/>
              </w:rPr>
              <w:delText>S</w:delText>
            </w:r>
            <w:r w:rsidR="008F41F0" w:rsidDel="00115563">
              <w:rPr>
                <w:noProof/>
                <w:webHidden/>
              </w:rPr>
              <w:tab/>
            </w:r>
            <w:r w:rsidR="008F41F0" w:rsidDel="00115563">
              <w:rPr>
                <w:noProof/>
                <w:webHidden/>
              </w:rPr>
              <w:fldChar w:fldCharType="begin"/>
            </w:r>
            <w:r w:rsidR="008F41F0" w:rsidDel="00115563">
              <w:rPr>
                <w:noProof/>
                <w:webHidden/>
              </w:rPr>
              <w:delInstrText xml:space="preserve"> PAGEREF _Toc52110092 \h </w:delInstrText>
            </w:r>
            <w:r w:rsidR="008F41F0" w:rsidDel="00115563">
              <w:rPr>
                <w:noProof/>
                <w:webHidden/>
              </w:rPr>
              <w:fldChar w:fldCharType="separate"/>
            </w:r>
            <w:r w:rsidR="009F343F" w:rsidDel="00115563">
              <w:rPr>
                <w:b/>
                <w:bCs/>
                <w:noProof/>
                <w:webHidden/>
                <w:lang w:val="en-GB"/>
              </w:rPr>
              <w:delText>Error! Bookmark not defined.</w:delText>
            </w:r>
            <w:r w:rsidR="008F41F0" w:rsidDel="00115563">
              <w:rPr>
                <w:noProof/>
                <w:webHidden/>
              </w:rPr>
              <w:fldChar w:fldCharType="end"/>
            </w:r>
            <w:r w:rsidDel="00115563">
              <w:rPr>
                <w:noProof/>
              </w:rPr>
              <w:fldChar w:fldCharType="end"/>
            </w:r>
          </w:del>
        </w:p>
        <w:p w14:paraId="6EF66447" w14:textId="26509558" w:rsidR="008F41F0" w:rsidDel="00115563" w:rsidRDefault="009A1956">
          <w:pPr>
            <w:pStyle w:val="TOC1"/>
            <w:tabs>
              <w:tab w:val="left" w:pos="440"/>
            </w:tabs>
            <w:rPr>
              <w:del w:id="182" w:author="Christopher Symons" w:date="2020-11-05T15:42:00Z"/>
              <w:rFonts w:asciiTheme="minorHAnsi" w:eastAsiaTheme="minorEastAsia" w:hAnsiTheme="minorHAnsi"/>
              <w:noProof/>
              <w:lang w:eastAsia="en-AU"/>
            </w:rPr>
          </w:pPr>
          <w:del w:id="183" w:author="Christopher Symons" w:date="2020-11-05T15:42:00Z">
            <w:r w:rsidDel="00115563">
              <w:rPr>
                <w:noProof/>
              </w:rPr>
              <w:fldChar w:fldCharType="begin"/>
            </w:r>
            <w:r w:rsidDel="00115563">
              <w:rPr>
                <w:noProof/>
              </w:rPr>
              <w:delInstrText xml:space="preserve"> HYPERLINK \l "_Toc52110093" </w:delInstrText>
            </w:r>
            <w:r w:rsidDel="00115563">
              <w:rPr>
                <w:noProof/>
              </w:rPr>
              <w:fldChar w:fldCharType="separate"/>
            </w:r>
          </w:del>
          <w:ins w:id="184" w:author="Christopher Symons" w:date="2020-11-06T14:17:00Z">
            <w:r w:rsidR="00ED73D9">
              <w:rPr>
                <w:b/>
                <w:bCs/>
                <w:noProof/>
                <w:lang w:val="en-GB"/>
              </w:rPr>
              <w:t>Error! Hyperlink reference not valid.</w:t>
            </w:r>
          </w:ins>
          <w:del w:id="185" w:author="Christopher Symons" w:date="2020-11-05T15:42:00Z">
            <w:r w:rsidR="008F41F0" w:rsidRPr="009C086A" w:rsidDel="00115563">
              <w:rPr>
                <w:rStyle w:val="Hyperlink"/>
                <w:noProof/>
              </w:rPr>
              <w:delText>3</w:delText>
            </w:r>
            <w:r w:rsidR="008F41F0" w:rsidDel="00115563">
              <w:rPr>
                <w:rFonts w:asciiTheme="minorHAnsi" w:eastAsiaTheme="minorEastAsia" w:hAnsiTheme="minorHAnsi"/>
                <w:noProof/>
                <w:lang w:eastAsia="en-AU"/>
              </w:rPr>
              <w:tab/>
            </w:r>
            <w:r w:rsidR="008F41F0" w:rsidRPr="009C086A" w:rsidDel="00115563">
              <w:rPr>
                <w:rStyle w:val="Hyperlink"/>
                <w:noProof/>
              </w:rPr>
              <w:delText>Sourcing Methodology</w:delText>
            </w:r>
            <w:r w:rsidR="008F41F0" w:rsidDel="00115563">
              <w:rPr>
                <w:noProof/>
                <w:webHidden/>
              </w:rPr>
              <w:tab/>
            </w:r>
            <w:r w:rsidR="008F41F0" w:rsidDel="00115563">
              <w:rPr>
                <w:noProof/>
                <w:webHidden/>
              </w:rPr>
              <w:fldChar w:fldCharType="begin"/>
            </w:r>
            <w:r w:rsidR="008F41F0" w:rsidDel="00115563">
              <w:rPr>
                <w:noProof/>
                <w:webHidden/>
              </w:rPr>
              <w:delInstrText xml:space="preserve"> PAGEREF _Toc52110093 \h </w:delInstrText>
            </w:r>
            <w:r w:rsidR="008F41F0" w:rsidDel="00115563">
              <w:rPr>
                <w:noProof/>
                <w:webHidden/>
              </w:rPr>
              <w:fldChar w:fldCharType="separate"/>
            </w:r>
            <w:r w:rsidR="009F343F" w:rsidDel="00115563">
              <w:rPr>
                <w:noProof/>
                <w:webHidden/>
              </w:rPr>
              <w:delText>3</w:delText>
            </w:r>
            <w:r w:rsidR="008F41F0" w:rsidDel="00115563">
              <w:rPr>
                <w:noProof/>
                <w:webHidden/>
              </w:rPr>
              <w:fldChar w:fldCharType="end"/>
            </w:r>
            <w:r w:rsidDel="00115563">
              <w:rPr>
                <w:noProof/>
              </w:rPr>
              <w:fldChar w:fldCharType="end"/>
            </w:r>
          </w:del>
        </w:p>
        <w:p w14:paraId="7D71DCF1" w14:textId="0C715914" w:rsidR="008F41F0" w:rsidDel="00115563" w:rsidRDefault="009A1956">
          <w:pPr>
            <w:pStyle w:val="TOC2"/>
            <w:tabs>
              <w:tab w:val="right" w:leader="dot" w:pos="9016"/>
            </w:tabs>
            <w:rPr>
              <w:del w:id="186" w:author="Christopher Symons" w:date="2020-11-05T15:42:00Z"/>
              <w:noProof/>
            </w:rPr>
          </w:pPr>
          <w:del w:id="187" w:author="Christopher Symons" w:date="2020-11-05T15:42:00Z">
            <w:r w:rsidDel="00115563">
              <w:rPr>
                <w:noProof/>
              </w:rPr>
              <w:fldChar w:fldCharType="begin"/>
            </w:r>
            <w:r w:rsidDel="00115563">
              <w:rPr>
                <w:noProof/>
              </w:rPr>
              <w:delInstrText xml:space="preserve"> HYPERLINK \l "_Toc52110094" </w:delInstrText>
            </w:r>
            <w:r w:rsidDel="00115563">
              <w:rPr>
                <w:noProof/>
              </w:rPr>
              <w:fldChar w:fldCharType="separate"/>
            </w:r>
          </w:del>
          <w:ins w:id="188" w:author="Christopher Symons" w:date="2020-11-06T14:17:00Z">
            <w:r w:rsidR="00ED73D9">
              <w:rPr>
                <w:b/>
                <w:bCs/>
                <w:noProof/>
                <w:lang w:val="en-GB"/>
              </w:rPr>
              <w:t>Error! Hyperlink reference not valid.</w:t>
            </w:r>
          </w:ins>
          <w:del w:id="189" w:author="Christopher Symons" w:date="2020-11-05T15:42:00Z">
            <w:r w:rsidR="008F41F0" w:rsidRPr="009C086A" w:rsidDel="00115563">
              <w:rPr>
                <w:rStyle w:val="Hyperlink"/>
                <w:noProof/>
              </w:rPr>
              <w:delText>3.1</w:delText>
            </w:r>
            <w:r w:rsidR="008F41F0" w:rsidDel="00115563">
              <w:rPr>
                <w:noProof/>
                <w:webHidden/>
              </w:rPr>
              <w:tab/>
            </w:r>
            <w:r w:rsidR="008F41F0" w:rsidDel="00115563">
              <w:rPr>
                <w:noProof/>
                <w:webHidden/>
              </w:rPr>
              <w:fldChar w:fldCharType="begin"/>
            </w:r>
            <w:r w:rsidR="008F41F0" w:rsidDel="00115563">
              <w:rPr>
                <w:noProof/>
                <w:webHidden/>
              </w:rPr>
              <w:delInstrText xml:space="preserve"> PAGEREF _Toc52110094 \h </w:delInstrText>
            </w:r>
            <w:r w:rsidR="008F41F0" w:rsidDel="00115563">
              <w:rPr>
                <w:noProof/>
                <w:webHidden/>
              </w:rPr>
              <w:fldChar w:fldCharType="separate"/>
            </w:r>
            <w:r w:rsidR="009F343F" w:rsidDel="00115563">
              <w:rPr>
                <w:noProof/>
                <w:webHidden/>
              </w:rPr>
              <w:delText>3</w:delText>
            </w:r>
            <w:r w:rsidR="008F41F0" w:rsidDel="00115563">
              <w:rPr>
                <w:noProof/>
                <w:webHidden/>
              </w:rPr>
              <w:fldChar w:fldCharType="end"/>
            </w:r>
            <w:r w:rsidDel="00115563">
              <w:rPr>
                <w:noProof/>
              </w:rPr>
              <w:fldChar w:fldCharType="end"/>
            </w:r>
          </w:del>
        </w:p>
        <w:p w14:paraId="14361226" w14:textId="1D7BA707" w:rsidR="008F41F0" w:rsidDel="00115563" w:rsidRDefault="009A1956">
          <w:pPr>
            <w:pStyle w:val="TOC1"/>
            <w:tabs>
              <w:tab w:val="left" w:pos="440"/>
            </w:tabs>
            <w:rPr>
              <w:del w:id="190" w:author="Christopher Symons" w:date="2020-11-05T15:42:00Z"/>
              <w:rFonts w:asciiTheme="minorHAnsi" w:eastAsiaTheme="minorEastAsia" w:hAnsiTheme="minorHAnsi"/>
              <w:noProof/>
              <w:lang w:eastAsia="en-AU"/>
            </w:rPr>
          </w:pPr>
          <w:del w:id="191" w:author="Christopher Symons" w:date="2020-11-05T15:42:00Z">
            <w:r w:rsidDel="00115563">
              <w:rPr>
                <w:noProof/>
              </w:rPr>
              <w:fldChar w:fldCharType="begin"/>
            </w:r>
            <w:r w:rsidDel="00115563">
              <w:rPr>
                <w:noProof/>
              </w:rPr>
              <w:delInstrText xml:space="preserve"> HYPERLINK \l "_Toc52110095" </w:delInstrText>
            </w:r>
            <w:r w:rsidDel="00115563">
              <w:rPr>
                <w:noProof/>
              </w:rPr>
              <w:fldChar w:fldCharType="separate"/>
            </w:r>
          </w:del>
          <w:ins w:id="192" w:author="Christopher Symons" w:date="2020-11-06T14:17:00Z">
            <w:r w:rsidR="00ED73D9">
              <w:rPr>
                <w:b/>
                <w:bCs/>
                <w:noProof/>
                <w:lang w:val="en-GB"/>
              </w:rPr>
              <w:t>Error! Hyperlink reference not valid.</w:t>
            </w:r>
          </w:ins>
          <w:del w:id="193" w:author="Christopher Symons" w:date="2020-11-05T15:42:00Z">
            <w:r w:rsidR="008F41F0" w:rsidRPr="009C086A" w:rsidDel="00115563">
              <w:rPr>
                <w:rStyle w:val="Hyperlink"/>
                <w:noProof/>
              </w:rPr>
              <w:delText>4</w:delText>
            </w:r>
            <w:r w:rsidR="008F41F0" w:rsidDel="00115563">
              <w:rPr>
                <w:rFonts w:asciiTheme="minorHAnsi" w:eastAsiaTheme="minorEastAsia" w:hAnsiTheme="minorHAnsi"/>
                <w:noProof/>
                <w:lang w:eastAsia="en-AU"/>
              </w:rPr>
              <w:tab/>
            </w:r>
            <w:r w:rsidR="008F41F0" w:rsidRPr="009C086A" w:rsidDel="00115563">
              <w:rPr>
                <w:rStyle w:val="Hyperlink"/>
                <w:noProof/>
              </w:rPr>
              <w:delText>Modelling Methodology</w:delText>
            </w:r>
            <w:r w:rsidR="008F41F0" w:rsidDel="00115563">
              <w:rPr>
                <w:noProof/>
                <w:webHidden/>
              </w:rPr>
              <w:tab/>
            </w:r>
            <w:r w:rsidR="008F41F0" w:rsidDel="00115563">
              <w:rPr>
                <w:noProof/>
                <w:webHidden/>
              </w:rPr>
              <w:fldChar w:fldCharType="begin"/>
            </w:r>
            <w:r w:rsidR="008F41F0" w:rsidDel="00115563">
              <w:rPr>
                <w:noProof/>
                <w:webHidden/>
              </w:rPr>
              <w:delInstrText xml:space="preserve"> PAGEREF _Toc52110095 \h </w:delInstrText>
            </w:r>
            <w:r w:rsidR="008F41F0" w:rsidDel="00115563">
              <w:rPr>
                <w:noProof/>
                <w:webHidden/>
              </w:rPr>
              <w:fldChar w:fldCharType="separate"/>
            </w:r>
            <w:r w:rsidR="009F343F" w:rsidDel="00115563">
              <w:rPr>
                <w:noProof/>
                <w:webHidden/>
              </w:rPr>
              <w:delText>5</w:delText>
            </w:r>
            <w:r w:rsidR="008F41F0" w:rsidDel="00115563">
              <w:rPr>
                <w:noProof/>
                <w:webHidden/>
              </w:rPr>
              <w:fldChar w:fldCharType="end"/>
            </w:r>
            <w:r w:rsidDel="00115563">
              <w:rPr>
                <w:noProof/>
              </w:rPr>
              <w:fldChar w:fldCharType="end"/>
            </w:r>
          </w:del>
        </w:p>
        <w:p w14:paraId="7962F45F" w14:textId="0520D725" w:rsidR="008F41F0" w:rsidDel="00115563" w:rsidRDefault="009A1956">
          <w:pPr>
            <w:pStyle w:val="TOC1"/>
            <w:tabs>
              <w:tab w:val="left" w:pos="440"/>
            </w:tabs>
            <w:rPr>
              <w:del w:id="194" w:author="Christopher Symons" w:date="2020-11-05T15:42:00Z"/>
              <w:rFonts w:asciiTheme="minorHAnsi" w:eastAsiaTheme="minorEastAsia" w:hAnsiTheme="minorHAnsi"/>
              <w:noProof/>
              <w:lang w:eastAsia="en-AU"/>
            </w:rPr>
          </w:pPr>
          <w:del w:id="195" w:author="Christopher Symons" w:date="2020-11-05T15:42:00Z">
            <w:r w:rsidDel="00115563">
              <w:rPr>
                <w:noProof/>
              </w:rPr>
              <w:fldChar w:fldCharType="begin"/>
            </w:r>
            <w:r w:rsidDel="00115563">
              <w:rPr>
                <w:noProof/>
              </w:rPr>
              <w:delInstrText xml:space="preserve"> HYPERLINK \l "_Toc52110096" </w:delInstrText>
            </w:r>
            <w:r w:rsidDel="00115563">
              <w:rPr>
                <w:noProof/>
              </w:rPr>
              <w:fldChar w:fldCharType="separate"/>
            </w:r>
          </w:del>
          <w:ins w:id="196" w:author="Christopher Symons" w:date="2020-11-06T14:17:00Z">
            <w:r w:rsidR="00ED73D9">
              <w:rPr>
                <w:b/>
                <w:bCs/>
                <w:noProof/>
                <w:lang w:val="en-GB"/>
              </w:rPr>
              <w:t>Error! Hyperlink reference not valid.</w:t>
            </w:r>
          </w:ins>
          <w:del w:id="197" w:author="Christopher Symons" w:date="2020-11-05T15:42:00Z">
            <w:r w:rsidR="008F41F0" w:rsidRPr="009C086A" w:rsidDel="00115563">
              <w:rPr>
                <w:rStyle w:val="Hyperlink"/>
                <w:noProof/>
              </w:rPr>
              <w:delText>5</w:delText>
            </w:r>
            <w:r w:rsidR="008F41F0" w:rsidDel="00115563">
              <w:rPr>
                <w:rFonts w:asciiTheme="minorHAnsi" w:eastAsiaTheme="minorEastAsia" w:hAnsiTheme="minorHAnsi"/>
                <w:noProof/>
                <w:lang w:eastAsia="en-AU"/>
              </w:rPr>
              <w:tab/>
            </w:r>
            <w:r w:rsidR="008F41F0" w:rsidRPr="009C086A" w:rsidDel="00115563">
              <w:rPr>
                <w:rStyle w:val="Hyperlink"/>
                <w:noProof/>
              </w:rPr>
              <w:delText>Outcomes and Insights</w:delText>
            </w:r>
            <w:r w:rsidR="008F41F0" w:rsidDel="00115563">
              <w:rPr>
                <w:noProof/>
                <w:webHidden/>
              </w:rPr>
              <w:tab/>
            </w:r>
            <w:r w:rsidR="008F41F0" w:rsidDel="00115563">
              <w:rPr>
                <w:noProof/>
                <w:webHidden/>
              </w:rPr>
              <w:fldChar w:fldCharType="begin"/>
            </w:r>
            <w:r w:rsidR="008F41F0" w:rsidDel="00115563">
              <w:rPr>
                <w:noProof/>
                <w:webHidden/>
              </w:rPr>
              <w:delInstrText xml:space="preserve"> PAGEREF _Toc52110096 \h </w:delInstrText>
            </w:r>
            <w:r w:rsidR="008F41F0" w:rsidDel="00115563">
              <w:rPr>
                <w:noProof/>
                <w:webHidden/>
              </w:rPr>
              <w:fldChar w:fldCharType="separate"/>
            </w:r>
            <w:r w:rsidR="009F343F" w:rsidDel="00115563">
              <w:rPr>
                <w:noProof/>
                <w:webHidden/>
              </w:rPr>
              <w:delText>6</w:delText>
            </w:r>
            <w:r w:rsidR="008F41F0" w:rsidDel="00115563">
              <w:rPr>
                <w:noProof/>
                <w:webHidden/>
              </w:rPr>
              <w:fldChar w:fldCharType="end"/>
            </w:r>
            <w:r w:rsidDel="00115563">
              <w:rPr>
                <w:noProof/>
              </w:rPr>
              <w:fldChar w:fldCharType="end"/>
            </w:r>
          </w:del>
        </w:p>
        <w:p w14:paraId="6445E608" w14:textId="5426A270" w:rsidR="008F41F0" w:rsidDel="00115563" w:rsidRDefault="009A1956">
          <w:pPr>
            <w:pStyle w:val="TOC1"/>
            <w:tabs>
              <w:tab w:val="left" w:pos="440"/>
            </w:tabs>
            <w:rPr>
              <w:del w:id="198" w:author="Christopher Symons" w:date="2020-11-05T15:42:00Z"/>
              <w:rFonts w:asciiTheme="minorHAnsi" w:eastAsiaTheme="minorEastAsia" w:hAnsiTheme="minorHAnsi"/>
              <w:noProof/>
              <w:lang w:eastAsia="en-AU"/>
            </w:rPr>
          </w:pPr>
          <w:del w:id="199" w:author="Christopher Symons" w:date="2020-11-05T15:42:00Z">
            <w:r w:rsidDel="00115563">
              <w:rPr>
                <w:noProof/>
              </w:rPr>
              <w:fldChar w:fldCharType="begin"/>
            </w:r>
            <w:r w:rsidDel="00115563">
              <w:rPr>
                <w:noProof/>
              </w:rPr>
              <w:delInstrText xml:space="preserve"> HYPERLINK \l "_Toc52110097" </w:delInstrText>
            </w:r>
            <w:r w:rsidDel="00115563">
              <w:rPr>
                <w:noProof/>
              </w:rPr>
              <w:fldChar w:fldCharType="separate"/>
            </w:r>
          </w:del>
          <w:ins w:id="200" w:author="Christopher Symons" w:date="2020-11-06T14:17:00Z">
            <w:r w:rsidR="00ED73D9">
              <w:rPr>
                <w:b/>
                <w:bCs/>
                <w:noProof/>
                <w:lang w:val="en-GB"/>
              </w:rPr>
              <w:t>Error! Hyperlink reference not valid.</w:t>
            </w:r>
          </w:ins>
          <w:del w:id="201" w:author="Christopher Symons" w:date="2020-11-05T15:42:00Z">
            <w:r w:rsidR="008F41F0" w:rsidRPr="009C086A" w:rsidDel="00115563">
              <w:rPr>
                <w:rStyle w:val="Hyperlink"/>
                <w:noProof/>
              </w:rPr>
              <w:delText>6</w:delText>
            </w:r>
            <w:r w:rsidR="008F41F0" w:rsidDel="00115563">
              <w:rPr>
                <w:rFonts w:asciiTheme="minorHAnsi" w:eastAsiaTheme="minorEastAsia" w:hAnsiTheme="minorHAnsi"/>
                <w:noProof/>
                <w:lang w:eastAsia="en-AU"/>
              </w:rPr>
              <w:tab/>
            </w:r>
            <w:r w:rsidR="008F41F0" w:rsidRPr="009C086A" w:rsidDel="00115563">
              <w:rPr>
                <w:rStyle w:val="Hyperlink"/>
                <w:noProof/>
              </w:rPr>
              <w:delText>Summary</w:delText>
            </w:r>
            <w:r w:rsidR="008F41F0" w:rsidDel="00115563">
              <w:rPr>
                <w:noProof/>
                <w:webHidden/>
              </w:rPr>
              <w:tab/>
            </w:r>
            <w:r w:rsidR="008F41F0" w:rsidDel="00115563">
              <w:rPr>
                <w:noProof/>
                <w:webHidden/>
              </w:rPr>
              <w:fldChar w:fldCharType="begin"/>
            </w:r>
            <w:r w:rsidR="008F41F0" w:rsidDel="00115563">
              <w:rPr>
                <w:noProof/>
                <w:webHidden/>
              </w:rPr>
              <w:delInstrText xml:space="preserve"> PAGEREF _Toc52110097 \h </w:delInstrText>
            </w:r>
            <w:r w:rsidR="008F41F0" w:rsidDel="00115563">
              <w:rPr>
                <w:noProof/>
                <w:webHidden/>
              </w:rPr>
              <w:fldChar w:fldCharType="separate"/>
            </w:r>
            <w:r w:rsidR="009F343F" w:rsidDel="00115563">
              <w:rPr>
                <w:noProof/>
                <w:webHidden/>
              </w:rPr>
              <w:delText>7</w:delText>
            </w:r>
            <w:r w:rsidR="008F41F0" w:rsidDel="00115563">
              <w:rPr>
                <w:noProof/>
                <w:webHidden/>
              </w:rPr>
              <w:fldChar w:fldCharType="end"/>
            </w:r>
            <w:r w:rsidDel="00115563">
              <w:rPr>
                <w:noProof/>
              </w:rPr>
              <w:fldChar w:fldCharType="end"/>
            </w:r>
          </w:del>
        </w:p>
        <w:p w14:paraId="6896B51E" w14:textId="77777777" w:rsidR="0023172C" w:rsidRDefault="0023172C">
          <w:r>
            <w:rPr>
              <w:b/>
              <w:bCs/>
              <w:noProof/>
            </w:rPr>
            <w:fldChar w:fldCharType="end"/>
          </w:r>
        </w:p>
      </w:sdtContent>
    </w:sdt>
    <w:p w14:paraId="78AF3588" w14:textId="77777777" w:rsidR="0023172C" w:rsidRPr="0023172C" w:rsidRDefault="0023172C" w:rsidP="00ED73D9">
      <w:pPr>
        <w:pStyle w:val="ListParagraph"/>
        <w:ind w:left="360"/>
        <w:pPrChange w:id="202" w:author="Christopher Symons" w:date="2020-11-06T14:17:00Z">
          <w:pPr>
            <w:pStyle w:val="ListParagraph"/>
            <w:numPr>
              <w:numId w:val="5"/>
            </w:numPr>
            <w:ind w:left="360" w:hanging="360"/>
          </w:pPr>
        </w:pPrChange>
      </w:pPr>
    </w:p>
    <w:p w14:paraId="74A5A959" w14:textId="77777777" w:rsidR="0023172C" w:rsidRPr="0023172C" w:rsidRDefault="0023172C" w:rsidP="0023172C"/>
    <w:p w14:paraId="125EC0C8" w14:textId="77777777" w:rsidR="0023172C" w:rsidRPr="0023172C" w:rsidRDefault="0023172C" w:rsidP="0023172C"/>
    <w:p w14:paraId="58167F76" w14:textId="77777777" w:rsidR="0023172C" w:rsidRDefault="0023172C" w:rsidP="0023172C">
      <w:pPr>
        <w:sectPr w:rsidR="0023172C">
          <w:pgSz w:w="11906" w:h="16838"/>
          <w:pgMar w:top="1440" w:right="1440" w:bottom="1440" w:left="1440" w:header="708" w:footer="708" w:gutter="0"/>
          <w:cols w:space="708"/>
          <w:docGrid w:linePitch="360"/>
        </w:sectPr>
      </w:pPr>
    </w:p>
    <w:p w14:paraId="7224C4A8" w14:textId="77777777" w:rsidR="003E1522" w:rsidRDefault="0023172C" w:rsidP="00467B2E">
      <w:pPr>
        <w:pStyle w:val="Heading1"/>
        <w:numPr>
          <w:ilvl w:val="0"/>
          <w:numId w:val="8"/>
        </w:numPr>
      </w:pPr>
      <w:bookmarkStart w:id="203" w:name="_Toc55564699"/>
      <w:bookmarkStart w:id="204" w:name="_Ref55565881"/>
      <w:commentRangeStart w:id="205"/>
      <w:r>
        <w:lastRenderedPageBreak/>
        <w:t>Defining the Problem</w:t>
      </w:r>
      <w:commentRangeEnd w:id="205"/>
      <w:r w:rsidR="00510FC4">
        <w:rPr>
          <w:rStyle w:val="CommentReference"/>
          <w:rFonts w:ascii="Arial" w:eastAsiaTheme="minorHAnsi" w:hAnsi="Arial" w:cstheme="minorBidi"/>
          <w:color w:val="auto"/>
        </w:rPr>
        <w:commentReference w:id="205"/>
      </w:r>
      <w:bookmarkEnd w:id="203"/>
      <w:bookmarkEnd w:id="204"/>
    </w:p>
    <w:p w14:paraId="0799455D" w14:textId="77777777" w:rsidR="001E0607" w:rsidRDefault="001E0607" w:rsidP="001E0607">
      <w:pPr>
        <w:pStyle w:val="Heading2"/>
      </w:pPr>
      <w:bookmarkStart w:id="206" w:name="_Toc55564700"/>
      <w:r>
        <w:t>What is happening</w:t>
      </w:r>
      <w:bookmarkEnd w:id="206"/>
    </w:p>
    <w:p w14:paraId="1E06BCA8" w14:textId="7F3B94AD" w:rsidR="00516497" w:rsidRPr="00516497" w:rsidRDefault="00CF2DC8" w:rsidP="00516497">
      <w:r>
        <w:t xml:space="preserve">According to the 2019 Australian Election Study, public </w:t>
      </w:r>
      <w:r w:rsidR="00150D46">
        <w:t>trust</w:t>
      </w:r>
      <w:r>
        <w:t xml:space="preserve"> </w:t>
      </w:r>
      <w:r w:rsidR="00150D46">
        <w:t>in democratic institutions</w:t>
      </w:r>
      <w:r>
        <w:t xml:space="preserve"> in Australia is at the lowest it has been since the 1970s</w:t>
      </w:r>
      <w:r w:rsidR="00150D46">
        <w:t>. Just 59</w:t>
      </w:r>
      <w:r>
        <w:t>% of Australian</w:t>
      </w:r>
      <w:del w:id="207" w:author="Christopher Symons" w:date="2020-11-04T16:22:00Z">
        <w:r w:rsidDel="00CE4610">
          <w:delText>’</w:delText>
        </w:r>
      </w:del>
      <w:r>
        <w:t xml:space="preserve">s </w:t>
      </w:r>
      <w:r w:rsidR="00150D46">
        <w:t>surveyed said they were satisfied with how democracy is working, down from a record high of 87% in 2007, and only 12% said they believed the government was run for ‘all the people’</w:t>
      </w:r>
      <w:r w:rsidR="00150D46">
        <w:rPr>
          <w:vertAlign w:val="superscript"/>
        </w:rPr>
        <w:t>1</w:t>
      </w:r>
      <w:r w:rsidR="00150D46">
        <w:t xml:space="preserve">. </w:t>
      </w:r>
      <w:r w:rsidR="004D7A3E">
        <w:t xml:space="preserve">This displeasure with government institutions is </w:t>
      </w:r>
      <w:del w:id="208" w:author="Hung Vu" w:date="2020-11-05T23:24:00Z">
        <w:r w:rsidR="004D7A3E" w:rsidDel="001B2029">
          <w:delText xml:space="preserve">described </w:delText>
        </w:r>
      </w:del>
      <w:ins w:id="209" w:author="Hung Vu" w:date="2020-11-05T23:24:00Z">
        <w:r w:rsidR="001B2029">
          <w:t xml:space="preserve">demonstrated </w:t>
        </w:r>
      </w:ins>
      <w:del w:id="210" w:author="Hung Vu" w:date="2020-11-05T23:24:00Z">
        <w:r w:rsidR="004D7A3E" w:rsidDel="001B2029">
          <w:delText xml:space="preserve">further </w:delText>
        </w:r>
      </w:del>
      <w:r w:rsidR="004D7A3E">
        <w:t xml:space="preserve">in </w:t>
      </w:r>
      <w:r w:rsidR="004D7A3E">
        <w:fldChar w:fldCharType="begin"/>
      </w:r>
      <w:r w:rsidR="004D7A3E">
        <w:instrText xml:space="preserve"> REF _Ref52120670 \h </w:instrText>
      </w:r>
      <w:r w:rsidR="004D7A3E">
        <w:fldChar w:fldCharType="separate"/>
      </w:r>
      <w:ins w:id="211" w:author="Christopher Symons" w:date="2020-11-06T14:14:00Z">
        <w:r w:rsidR="006D028A" w:rsidRPr="004D7A3E">
          <w:t xml:space="preserve">Figure </w:t>
        </w:r>
        <w:r w:rsidR="006D028A">
          <w:rPr>
            <w:noProof/>
          </w:rPr>
          <w:t>1</w:t>
        </w:r>
        <w:r w:rsidR="006D028A">
          <w:noBreakHyphen/>
        </w:r>
        <w:r w:rsidR="006D028A">
          <w:rPr>
            <w:noProof/>
          </w:rPr>
          <w:t>1</w:t>
        </w:r>
      </w:ins>
      <w:del w:id="212" w:author="Christopher Symons" w:date="2020-11-06T14:11:00Z">
        <w:r w:rsidR="009F343F" w:rsidRPr="004D7A3E" w:rsidDel="006D028A">
          <w:delText xml:space="preserve">Figure </w:delText>
        </w:r>
        <w:r w:rsidR="009F343F" w:rsidDel="006D028A">
          <w:rPr>
            <w:noProof/>
          </w:rPr>
          <w:delText>1</w:delText>
        </w:r>
      </w:del>
      <w:r w:rsidR="004D7A3E">
        <w:fldChar w:fldCharType="end"/>
      </w:r>
      <w:r w:rsidR="004D7A3E">
        <w:t>.</w:t>
      </w:r>
    </w:p>
    <w:p w14:paraId="03803188" w14:textId="77777777" w:rsidR="0023172C" w:rsidRDefault="004D23BE" w:rsidP="004D7A3E">
      <w:pPr>
        <w:spacing w:after="0"/>
        <w:jc w:val="center"/>
      </w:pPr>
      <w:r>
        <w:rPr>
          <w:noProof/>
          <w:lang w:eastAsia="en-AU"/>
        </w:rPr>
        <w:drawing>
          <wp:inline distT="0" distB="0" distL="0" distR="0" wp14:anchorId="30B65072" wp14:editId="5D38DFEE">
            <wp:extent cx="4540250" cy="18288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Pr>
          <w:noProof/>
          <w:lang w:eastAsia="en-AU"/>
        </w:rPr>
        <w:drawing>
          <wp:inline distT="0" distB="0" distL="0" distR="0" wp14:anchorId="69F3A857" wp14:editId="438E0D9D">
            <wp:extent cx="4540250" cy="18288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00467B2E">
        <w:rPr>
          <w:noProof/>
          <w:lang w:eastAsia="en-AU"/>
        </w:rPr>
        <w:drawing>
          <wp:inline distT="0" distB="0" distL="0" distR="0" wp14:anchorId="3BAD0B1D" wp14:editId="78903185">
            <wp:extent cx="4540623" cy="18288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7F8E03B" w14:textId="78211873" w:rsidR="003E1522" w:rsidRPr="004D7A3E" w:rsidRDefault="00467B2E" w:rsidP="00CE239E">
      <w:pPr>
        <w:pStyle w:val="Caption"/>
        <w:jc w:val="center"/>
      </w:pPr>
      <w:bookmarkStart w:id="213" w:name="_Ref52120670"/>
      <w:r w:rsidRPr="004D7A3E">
        <w:t xml:space="preserve">Figure </w:t>
      </w:r>
      <w:ins w:id="214" w:author="Matthew Colwell" w:date="2020-11-06T12:33:00Z">
        <w:r w:rsidR="004F28D4">
          <w:fldChar w:fldCharType="begin"/>
        </w:r>
        <w:r w:rsidR="004F28D4">
          <w:instrText xml:space="preserve"> STYLEREF 1 \s </w:instrText>
        </w:r>
      </w:ins>
      <w:r w:rsidR="004F28D4">
        <w:fldChar w:fldCharType="separate"/>
      </w:r>
      <w:r w:rsidR="006D028A">
        <w:rPr>
          <w:noProof/>
        </w:rPr>
        <w:t>1</w:t>
      </w:r>
      <w:ins w:id="215" w:author="Matthew Colwell" w:date="2020-11-06T12:33:00Z">
        <w:r w:rsidR="004F28D4">
          <w:fldChar w:fldCharType="end"/>
        </w:r>
        <w:r w:rsidR="004F28D4">
          <w:noBreakHyphen/>
        </w:r>
        <w:r w:rsidR="004F28D4">
          <w:fldChar w:fldCharType="begin"/>
        </w:r>
        <w:r w:rsidR="004F28D4">
          <w:instrText xml:space="preserve"> SEQ Figure \* ARABIC \s 1 </w:instrText>
        </w:r>
      </w:ins>
      <w:r w:rsidR="004F28D4">
        <w:fldChar w:fldCharType="separate"/>
      </w:r>
      <w:ins w:id="216" w:author="Christopher Symons" w:date="2020-11-06T14:14:00Z">
        <w:r w:rsidR="006D028A">
          <w:rPr>
            <w:noProof/>
          </w:rPr>
          <w:t>1</w:t>
        </w:r>
      </w:ins>
      <w:ins w:id="217" w:author="Matthew Colwell" w:date="2020-11-06T12:33:00Z">
        <w:r w:rsidR="004F28D4">
          <w:fldChar w:fldCharType="end"/>
        </w:r>
      </w:ins>
      <w:del w:id="218" w:author="Matthew Colwell" w:date="2020-11-06T12:33:00Z">
        <w:r w:rsidR="009A1956" w:rsidDel="004F28D4">
          <w:fldChar w:fldCharType="begin"/>
        </w:r>
        <w:r w:rsidR="009A1956" w:rsidDel="004F28D4">
          <w:delInstrText xml:space="preserve"> SEQ Figure \* ARABIC </w:delInstrText>
        </w:r>
        <w:r w:rsidR="009A1956" w:rsidDel="004F28D4">
          <w:fldChar w:fldCharType="separate"/>
        </w:r>
        <w:r w:rsidR="0054121B" w:rsidDel="004F28D4">
          <w:rPr>
            <w:noProof/>
          </w:rPr>
          <w:delText>1</w:delText>
        </w:r>
        <w:r w:rsidR="009A1956" w:rsidDel="004F28D4">
          <w:rPr>
            <w:noProof/>
          </w:rPr>
          <w:fldChar w:fldCharType="end"/>
        </w:r>
      </w:del>
      <w:bookmarkEnd w:id="213"/>
      <w:r w:rsidRPr="004D7A3E">
        <w:t xml:space="preserve">: </w:t>
      </w:r>
      <w:r w:rsidR="004D7A3E" w:rsidRPr="004D7A3E">
        <w:t xml:space="preserve">Trends in </w:t>
      </w:r>
      <w:r w:rsidRPr="004D7A3E">
        <w:t>Australian Trust in Politicians and Government Institutions</w:t>
      </w:r>
    </w:p>
    <w:p w14:paraId="51BF2F9E" w14:textId="70A4737F" w:rsidR="00467B2E" w:rsidRDefault="009147FB" w:rsidP="0023172C">
      <w:r>
        <w:t xml:space="preserve">Stories of </w:t>
      </w:r>
      <w:del w:id="219" w:author="Christopher Symons" w:date="2020-11-06T14:30:00Z">
        <w:r w:rsidDel="00D873D7">
          <w:delText xml:space="preserve">government </w:delText>
        </w:r>
      </w:del>
      <w:ins w:id="220" w:author="Christopher Symons" w:date="2020-11-06T14:30:00Z">
        <w:r w:rsidR="00D873D7">
          <w:t>alleged malfeasance by elected officials</w:t>
        </w:r>
      </w:ins>
      <w:del w:id="221" w:author="Christopher Symons" w:date="2020-11-06T14:30:00Z">
        <w:r w:rsidDel="00D873D7">
          <w:delText>corruption</w:delText>
        </w:r>
      </w:del>
      <w:r>
        <w:t xml:space="preserve"> have filled news articles in recent years such as the now infamous Sports Rorts scandal, Barnaby Joyce’s $80M water buybacks and the Department of Infrastructure and Transports recent $30M purchase of land for the Western Sydney Airport which was valued at just $3M. </w:t>
      </w:r>
    </w:p>
    <w:p w14:paraId="2E92A7BA" w14:textId="5A8CAC42" w:rsidR="004D7A3E" w:rsidRDefault="009147FB" w:rsidP="0023172C">
      <w:r>
        <w:t>The trends above show</w:t>
      </w:r>
      <w:del w:id="222" w:author="Hung Vu" w:date="2020-11-05T23:25:00Z">
        <w:r w:rsidR="001E0607" w:rsidDel="001B2029">
          <w:delText>s</w:delText>
        </w:r>
      </w:del>
      <w:r>
        <w:t xml:space="preserve"> that public is </w:t>
      </w:r>
      <w:del w:id="223" w:author="Hung Vu" w:date="2020-11-05T23:25:00Z">
        <w:r w:rsidDel="001B2029">
          <w:delText xml:space="preserve">becoming </w:delText>
        </w:r>
      </w:del>
      <w:ins w:id="224" w:author="Hung Vu" w:date="2020-11-05T23:25:00Z">
        <w:r w:rsidR="001B2029">
          <w:t xml:space="preserve">increasingly </w:t>
        </w:r>
      </w:ins>
      <w:r>
        <w:t>more sceptical of government</w:t>
      </w:r>
      <w:ins w:id="225" w:author="Hung Vu" w:date="2020-11-05T23:26:00Z">
        <w:r w:rsidR="001B2029">
          <w:t>’s agenda due to</w:t>
        </w:r>
      </w:ins>
      <w:del w:id="226" w:author="Hung Vu" w:date="2020-11-05T23:26:00Z">
        <w:r w:rsidR="001E0607" w:rsidDel="001B2029">
          <w:delText>, justified by</w:delText>
        </w:r>
      </w:del>
      <w:r w:rsidR="001E0607">
        <w:t xml:space="preserve"> these frequent </w:t>
      </w:r>
      <w:del w:id="227" w:author="Hung Vu" w:date="2020-11-05T23:25:00Z">
        <w:r w:rsidR="001E0607" w:rsidDel="001B2029">
          <w:delText xml:space="preserve">corruption </w:delText>
        </w:r>
      </w:del>
      <w:r w:rsidR="001E0607">
        <w:t>scandals</w:t>
      </w:r>
      <w:r>
        <w:t xml:space="preserve">. </w:t>
      </w:r>
      <w:del w:id="228" w:author="Hung Vu" w:date="2020-11-05T23:26:00Z">
        <w:r w:rsidR="001E0607" w:rsidDel="001B2029">
          <w:delText>Corruption is not new but, w</w:delText>
        </w:r>
      </w:del>
      <w:del w:id="229" w:author="Hung Vu" w:date="2020-11-05T23:29:00Z">
        <w:r w:rsidR="001E0607" w:rsidDel="001B2029">
          <w:delText>ith</w:delText>
        </w:r>
      </w:del>
      <w:ins w:id="230" w:author="Hung Vu" w:date="2020-11-05T23:29:00Z">
        <w:r w:rsidR="001B2029">
          <w:t>T</w:t>
        </w:r>
      </w:ins>
      <w:ins w:id="231" w:author="Hung Vu" w:date="2020-11-05T23:28:00Z">
        <w:r w:rsidR="001B2029">
          <w:t xml:space="preserve">he use of </w:t>
        </w:r>
      </w:ins>
      <w:del w:id="232" w:author="Hung Vu" w:date="2020-11-05T23:28:00Z">
        <w:r w:rsidR="001E0607" w:rsidDel="001B2029">
          <w:delText xml:space="preserve"> </w:delText>
        </w:r>
      </w:del>
      <w:del w:id="233" w:author="Hung Vu" w:date="2020-11-05T23:27:00Z">
        <w:r w:rsidR="001E0607" w:rsidDel="001B2029">
          <w:delText xml:space="preserve">the </w:delText>
        </w:r>
      </w:del>
      <w:del w:id="234" w:author="Hung Vu" w:date="2020-11-05T23:28:00Z">
        <w:r w:rsidR="001E0607" w:rsidDel="001B2029">
          <w:delText xml:space="preserve">availability of </w:delText>
        </w:r>
      </w:del>
      <w:ins w:id="235" w:author="Hung Vu" w:date="2020-11-05T23:29:00Z">
        <w:r w:rsidR="001B2029">
          <w:t>big</w:t>
        </w:r>
      </w:ins>
      <w:ins w:id="236" w:author="Hung Vu" w:date="2020-11-05T23:28:00Z">
        <w:r w:rsidR="001B2029">
          <w:t xml:space="preserve"> </w:t>
        </w:r>
      </w:ins>
      <w:r w:rsidR="001E0607">
        <w:t xml:space="preserve">data in </w:t>
      </w:r>
      <w:del w:id="237" w:author="Hung Vu" w:date="2020-11-05T23:27:00Z">
        <w:r w:rsidR="001E0607" w:rsidDel="001B2029">
          <w:delText>the modern era</w:delText>
        </w:r>
      </w:del>
      <w:ins w:id="238" w:author="Hung Vu" w:date="2020-11-05T23:27:00Z">
        <w:r w:rsidR="001B2029">
          <w:t>public domains</w:t>
        </w:r>
      </w:ins>
      <w:ins w:id="239" w:author="Hung Vu" w:date="2020-11-05T23:29:00Z">
        <w:r w:rsidR="001B2029">
          <w:t xml:space="preserve"> may help</w:t>
        </w:r>
      </w:ins>
      <w:del w:id="240" w:author="Hung Vu" w:date="2020-11-05T23:29:00Z">
        <w:r w:rsidR="001E0607" w:rsidDel="001B2029">
          <w:delText>,</w:delText>
        </w:r>
      </w:del>
      <w:r w:rsidR="001E0607">
        <w:t xml:space="preserve"> </w:t>
      </w:r>
      <w:ins w:id="241" w:author="Hung Vu" w:date="2020-11-05T23:30:00Z">
        <w:r w:rsidR="001B2029">
          <w:t xml:space="preserve">to increase political </w:t>
        </w:r>
        <w:r w:rsidR="001B2029">
          <w:lastRenderedPageBreak/>
          <w:t xml:space="preserve">awareness of </w:t>
        </w:r>
      </w:ins>
      <w:ins w:id="242" w:author="Hung Vu" w:date="2020-11-05T23:27:00Z">
        <w:r w:rsidR="001B2029">
          <w:t>concerned tax payer</w:t>
        </w:r>
      </w:ins>
      <w:ins w:id="243" w:author="Hung Vu" w:date="2020-11-05T23:30:00Z">
        <w:r w:rsidR="001B2029">
          <w:t>s</w:t>
        </w:r>
      </w:ins>
      <w:del w:id="244" w:author="Hung Vu" w:date="2020-11-05T23:29:00Z">
        <w:r w:rsidR="001E0607" w:rsidDel="001B2029">
          <w:delText>the solutions to it can be</w:delText>
        </w:r>
      </w:del>
      <w:r w:rsidR="001E0607">
        <w:t xml:space="preserve">. Rapidly exposing </w:t>
      </w:r>
      <w:del w:id="245" w:author="Hung Vu" w:date="2020-11-05T23:30:00Z">
        <w:r w:rsidR="001E0607" w:rsidDel="001B2029">
          <w:delText xml:space="preserve">this corruption </w:delText>
        </w:r>
      </w:del>
      <w:r w:rsidR="001E0607">
        <w:t xml:space="preserve">and informing voters </w:t>
      </w:r>
      <w:ins w:id="246" w:author="Hung Vu" w:date="2020-11-05T23:30:00Z">
        <w:r w:rsidR="001B2029">
          <w:t>of inappropriate</w:t>
        </w:r>
      </w:ins>
      <w:ins w:id="247" w:author="Hung Vu" w:date="2020-11-05T23:31:00Z">
        <w:r w:rsidR="001B2029">
          <w:t xml:space="preserve"> agenda </w:t>
        </w:r>
      </w:ins>
      <w:r w:rsidR="001E0607">
        <w:t>is</w:t>
      </w:r>
      <w:r>
        <w:t xml:space="preserve"> </w:t>
      </w:r>
      <w:r w:rsidR="001E0607">
        <w:t xml:space="preserve">the most powerful </w:t>
      </w:r>
      <w:del w:id="248" w:author="Hung Vu" w:date="2020-11-05T23:31:00Z">
        <w:r w:rsidR="001E0607" w:rsidDel="001B2029">
          <w:delText xml:space="preserve">way </w:delText>
        </w:r>
      </w:del>
      <w:ins w:id="249" w:author="Hung Vu" w:date="2020-11-05T23:31:00Z">
        <w:r w:rsidR="001B2029">
          <w:t xml:space="preserve">tool </w:t>
        </w:r>
      </w:ins>
      <w:r w:rsidR="001E0607">
        <w:t>to discourage this behaviour.</w:t>
      </w:r>
    </w:p>
    <w:p w14:paraId="4B39508E" w14:textId="7C350645" w:rsidR="001E0607" w:rsidRDefault="001E0607" w:rsidP="001E0607">
      <w:pPr>
        <w:pStyle w:val="Heading2"/>
      </w:pPr>
      <w:bookmarkStart w:id="250" w:name="_Toc55564701"/>
      <w:r>
        <w:t xml:space="preserve">How will the problem be </w:t>
      </w:r>
      <w:del w:id="251" w:author="Matthew Colwell" w:date="2020-11-05T06:50:00Z">
        <w:r w:rsidDel="00797530">
          <w:delText>addressed</w:delText>
        </w:r>
      </w:del>
      <w:ins w:id="252" w:author="Matthew Colwell" w:date="2020-11-05T06:50:00Z">
        <w:r w:rsidR="00797530">
          <w:t>addressed?</w:t>
        </w:r>
      </w:ins>
      <w:bookmarkEnd w:id="250"/>
    </w:p>
    <w:p w14:paraId="70D42416" w14:textId="5D75C8C2" w:rsidR="00021034" w:rsidRDefault="001E0607" w:rsidP="001E0607">
      <w:pPr>
        <w:rPr>
          <w:ins w:id="253" w:author="Christopher Symons" w:date="2020-11-04T16:26:00Z"/>
        </w:rPr>
      </w:pPr>
      <w:r>
        <w:t xml:space="preserve">There are many forms of </w:t>
      </w:r>
      <w:del w:id="254" w:author="Hung Vu" w:date="2020-11-05T23:31:00Z">
        <w:r w:rsidDel="001B2029">
          <w:delText xml:space="preserve">corruption </w:delText>
        </w:r>
      </w:del>
      <w:ins w:id="255" w:author="Hung Vu" w:date="2020-11-05T23:32:00Z">
        <w:r w:rsidR="001B2029">
          <w:t>inappropriate behaviours of the</w:t>
        </w:r>
      </w:ins>
      <w:del w:id="256" w:author="Hung Vu" w:date="2020-11-05T23:32:00Z">
        <w:r w:rsidDel="001B2029">
          <w:delText>in</w:delText>
        </w:r>
      </w:del>
      <w:r>
        <w:t xml:space="preserve"> government; </w:t>
      </w:r>
      <w:ins w:id="257" w:author="Hung Vu" w:date="2020-11-05T23:32:00Z">
        <w:r w:rsidR="001B2029">
          <w:t xml:space="preserve">of which one is </w:t>
        </w:r>
      </w:ins>
      <w:ins w:id="258" w:author="Hung Vu" w:date="2020-11-05T23:33:00Z">
        <w:r w:rsidR="001B2029">
          <w:t>“</w:t>
        </w:r>
      </w:ins>
      <w:ins w:id="259" w:author="Hung Vu" w:date="2020-11-05T23:32:00Z">
        <w:r w:rsidR="001B2029">
          <w:t>pork-ba</w:t>
        </w:r>
      </w:ins>
      <w:ins w:id="260" w:author="Hung Vu" w:date="2020-11-05T23:33:00Z">
        <w:r w:rsidR="001B2029">
          <w:t xml:space="preserve">rrelling” </w:t>
        </w:r>
      </w:ins>
      <w:del w:id="261" w:author="Hung Vu" w:date="2020-11-05T23:33:00Z">
        <w:r w:rsidDel="001B2029">
          <w:delText>the type of corruption that t</w:delText>
        </w:r>
      </w:del>
      <w:ins w:id="262" w:author="Hung Vu" w:date="2020-11-05T23:33:00Z">
        <w:r w:rsidR="001B2029">
          <w:t>which t</w:t>
        </w:r>
      </w:ins>
      <w:r>
        <w:t>his project aims to expose</w:t>
      </w:r>
      <w:del w:id="263" w:author="Hung Vu" w:date="2020-11-05T23:33:00Z">
        <w:r w:rsidDel="00EE1131">
          <w:delText xml:space="preserve"> </w:delText>
        </w:r>
      </w:del>
      <w:ins w:id="264" w:author="Hung Vu" w:date="2020-11-05T23:33:00Z">
        <w:r w:rsidR="00EE1131">
          <w:t>. “Pork</w:t>
        </w:r>
      </w:ins>
      <w:del w:id="265" w:author="Hung Vu" w:date="2020-11-05T23:33:00Z">
        <w:r w:rsidDel="00EE1131">
          <w:delText xml:space="preserve">is pork barrelling </w:delText>
        </w:r>
      </w:del>
      <w:ins w:id="266" w:author="Hung Vu" w:date="2020-11-05T23:33:00Z">
        <w:r w:rsidR="00EE1131">
          <w:t xml:space="preserve">-barrelling” is </w:t>
        </w:r>
      </w:ins>
      <w:ins w:id="267" w:author="Hung Vu" w:date="2020-11-05T23:34:00Z">
        <w:r w:rsidR="00EE1131">
          <w:t>a form of mis</w:t>
        </w:r>
      </w:ins>
      <w:del w:id="268" w:author="Hung Vu" w:date="2020-11-05T23:33:00Z">
        <w:r w:rsidDel="00EE1131">
          <w:delText>–</w:delText>
        </w:r>
      </w:del>
      <w:del w:id="269" w:author="Hung Vu" w:date="2020-11-05T23:34:00Z">
        <w:r w:rsidDel="00EE1131">
          <w:delText xml:space="preserve"> the </w:delText>
        </w:r>
      </w:del>
      <w:r>
        <w:t>us</w:t>
      </w:r>
      <w:del w:id="270" w:author="Hung Vu" w:date="2020-11-05T23:34:00Z">
        <w:r w:rsidDel="00EE1131">
          <w:delText>e</w:delText>
        </w:r>
      </w:del>
      <w:ins w:id="271" w:author="Hung Vu" w:date="2020-11-05T23:34:00Z">
        <w:r w:rsidR="00EE1131">
          <w:t>ing</w:t>
        </w:r>
      </w:ins>
      <w:del w:id="272" w:author="Hung Vu" w:date="2020-11-05T23:34:00Z">
        <w:r w:rsidDel="00EE1131">
          <w:delText xml:space="preserve"> of</w:delText>
        </w:r>
      </w:del>
      <w:r>
        <w:t xml:space="preserve"> public funds </w:t>
      </w:r>
      <w:del w:id="273" w:author="Hung Vu" w:date="2020-11-05T23:34:00Z">
        <w:r w:rsidDel="00EE1131">
          <w:delText xml:space="preserve">in a manner </w:delText>
        </w:r>
      </w:del>
      <w:r>
        <w:t xml:space="preserve">which is designed to </w:t>
      </w:r>
      <w:del w:id="274" w:author="Hung Vu" w:date="2020-11-05T23:35:00Z">
        <w:r w:rsidDel="00EE1131">
          <w:delText xml:space="preserve">win </w:delText>
        </w:r>
      </w:del>
      <w:ins w:id="275" w:author="Hung Vu" w:date="2020-11-05T23:35:00Z">
        <w:r w:rsidR="00EE1131">
          <w:t>promote one’s political influence</w:t>
        </w:r>
      </w:ins>
      <w:del w:id="276" w:author="Hung Vu" w:date="2020-11-05T23:35:00Z">
        <w:r w:rsidDel="00EE1131">
          <w:delText>elections,</w:delText>
        </w:r>
      </w:del>
      <w:r>
        <w:t xml:space="preserve"> regardless of the needs of the people.</w:t>
      </w:r>
      <w:r w:rsidR="00021034">
        <w:t xml:space="preserve"> This first phase of the project will serve as a ‘proof of concept’, focussing on the use of Queensland state funds and state elections. The data collected will include electoral maps, electoral results, the Queensland State Infrastructure Plan and census data. With this information, seats will be categorised broadly into their parties and safe/marginal. From there, relationships between spending and other parameters will be explored using basic exploratory data analysis. </w:t>
      </w:r>
      <w:r w:rsidR="00983CE2">
        <w:t xml:space="preserve">Any potential correlations found in the data will have a model developed to determine if there is a statistically significant relationship. </w:t>
      </w:r>
      <w:r w:rsidR="00021034">
        <w:t>Finally, a web tool will be used to convey to voters what behaviour they can expect from their elected officials.</w:t>
      </w:r>
    </w:p>
    <w:p w14:paraId="574920A0" w14:textId="5033EDA1" w:rsidR="00CE4610" w:rsidRDefault="00CE4610" w:rsidP="00CE4610">
      <w:pPr>
        <w:pStyle w:val="Heading2"/>
        <w:numPr>
          <w:ilvl w:val="1"/>
          <w:numId w:val="15"/>
        </w:numPr>
        <w:rPr>
          <w:ins w:id="277" w:author="Christopher Symons" w:date="2020-11-04T16:26:00Z"/>
        </w:rPr>
      </w:pPr>
      <w:bookmarkStart w:id="278" w:name="_Toc55564702"/>
      <w:ins w:id="279" w:author="Christopher Symons" w:date="2020-11-04T16:27:00Z">
        <w:r>
          <w:t>What related works exist?</w:t>
        </w:r>
      </w:ins>
      <w:bookmarkEnd w:id="278"/>
    </w:p>
    <w:p w14:paraId="22BFF00D" w14:textId="28CF94B1" w:rsidR="00510FC4" w:rsidRDefault="00CE4610" w:rsidP="001E0607">
      <w:pPr>
        <w:rPr>
          <w:ins w:id="280" w:author="Christopher Symons" w:date="2020-11-04T16:46:00Z"/>
        </w:rPr>
      </w:pPr>
      <w:ins w:id="281" w:author="Christopher Symons" w:date="2020-11-04T16:34:00Z">
        <w:r>
          <w:t xml:space="preserve">Many groups </w:t>
        </w:r>
        <w:r w:rsidR="00E124F4">
          <w:t xml:space="preserve">have </w:t>
        </w:r>
      </w:ins>
      <w:ins w:id="282" w:author="Christopher Symons" w:date="2020-11-04T16:37:00Z">
        <w:r w:rsidR="00E124F4">
          <w:t xml:space="preserve">analysed and visualised government expenditure, and several groups </w:t>
        </w:r>
      </w:ins>
      <w:ins w:id="283" w:author="Christopher Symons" w:date="2020-11-04T16:38:00Z">
        <w:r w:rsidR="00E124F4">
          <w:t xml:space="preserve">in Australia and elsewhere </w:t>
        </w:r>
      </w:ins>
      <w:ins w:id="284" w:author="Christopher Symons" w:date="2020-11-04T16:37:00Z">
        <w:r w:rsidR="00E124F4">
          <w:t xml:space="preserve">have published </w:t>
        </w:r>
      </w:ins>
      <w:ins w:id="285" w:author="Christopher Symons" w:date="2020-11-04T16:35:00Z">
        <w:r w:rsidR="00E124F4">
          <w:t xml:space="preserve">analytic tools </w:t>
        </w:r>
      </w:ins>
      <w:ins w:id="286" w:author="Christopher Symons" w:date="2020-11-04T16:38:00Z">
        <w:r w:rsidR="00E124F4">
          <w:t xml:space="preserve">aimed at allowing a layperson to visualise </w:t>
        </w:r>
      </w:ins>
      <w:ins w:id="287" w:author="Christopher Symons" w:date="2020-11-04T16:35:00Z">
        <w:r w:rsidR="00E124F4">
          <w:t>government expenditure</w:t>
        </w:r>
      </w:ins>
      <w:ins w:id="288" w:author="Christopher Symons" w:date="2020-11-04T16:38:00Z">
        <w:r w:rsidR="00E124F4">
          <w:t>. B</w:t>
        </w:r>
      </w:ins>
      <w:ins w:id="289" w:author="Christopher Symons" w:date="2020-11-04T16:35:00Z">
        <w:r w:rsidR="00E124F4">
          <w:t>ut we have found</w:t>
        </w:r>
      </w:ins>
      <w:ins w:id="290" w:author="Christopher Symons" w:date="2020-11-04T16:38:00Z">
        <w:r w:rsidR="00E124F4">
          <w:t xml:space="preserve"> that</w:t>
        </w:r>
      </w:ins>
      <w:ins w:id="291" w:author="Christopher Symons" w:date="2020-11-04T16:35:00Z">
        <w:r w:rsidR="00E124F4">
          <w:t xml:space="preserve"> few</w:t>
        </w:r>
      </w:ins>
      <w:ins w:id="292" w:author="Christopher Symons" w:date="2020-11-04T16:36:00Z">
        <w:r w:rsidR="00E124F4">
          <w:t xml:space="preserve"> </w:t>
        </w:r>
      </w:ins>
      <w:ins w:id="293" w:author="Christopher Symons" w:date="2020-11-04T16:35:00Z">
        <w:r w:rsidR="00E124F4">
          <w:t xml:space="preserve">of </w:t>
        </w:r>
      </w:ins>
      <w:ins w:id="294" w:author="Christopher Symons" w:date="2020-11-04T16:36:00Z">
        <w:r w:rsidR="00E124F4">
          <w:t xml:space="preserve">these offerings </w:t>
        </w:r>
      </w:ins>
      <w:ins w:id="295" w:author="Christopher Symons" w:date="2020-11-04T16:39:00Z">
        <w:r w:rsidR="00E124F4">
          <w:t xml:space="preserve">are focused on the </w:t>
        </w:r>
      </w:ins>
      <w:ins w:id="296" w:author="Christopher Symons" w:date="2020-11-04T16:36:00Z">
        <w:r w:rsidR="00E124F4">
          <w:t xml:space="preserve">spatial </w:t>
        </w:r>
      </w:ins>
      <w:ins w:id="297" w:author="Christopher Symons" w:date="2020-11-04T16:39:00Z">
        <w:r w:rsidR="00E124F4">
          <w:t>dimension of the data, and</w:t>
        </w:r>
      </w:ins>
      <w:ins w:id="298" w:author="Christopher Symons" w:date="2020-11-04T16:40:00Z">
        <w:r w:rsidR="00E124F4">
          <w:t>,</w:t>
        </w:r>
      </w:ins>
      <w:ins w:id="299" w:author="Christopher Symons" w:date="2020-11-04T16:39:00Z">
        <w:r w:rsidR="00E124F4">
          <w:t xml:space="preserve"> surprisingly, that none have </w:t>
        </w:r>
      </w:ins>
      <w:ins w:id="300" w:author="Christopher Symons" w:date="2020-11-04T16:43:00Z">
        <w:r w:rsidR="00E124F4">
          <w:t>attempted to link expenditure data with electoral political data by</w:t>
        </w:r>
      </w:ins>
      <w:ins w:id="301" w:author="Christopher Symons" w:date="2020-11-04T16:44:00Z">
        <w:r w:rsidR="00510FC4">
          <w:t xml:space="preserve"> using electoral boundar</w:t>
        </w:r>
      </w:ins>
      <w:ins w:id="302" w:author="Christopher Symons" w:date="2020-11-04T16:45:00Z">
        <w:r w:rsidR="00510FC4">
          <w:t>ies to attribute an electorate to each expenditure line item.</w:t>
        </w:r>
      </w:ins>
    </w:p>
    <w:p w14:paraId="3E880366" w14:textId="01EEFA4D" w:rsidR="00510FC4" w:rsidRDefault="00510FC4" w:rsidP="001E0607">
      <w:pPr>
        <w:rPr>
          <w:ins w:id="303" w:author="Christopher Symons" w:date="2020-11-04T16:45:00Z"/>
        </w:rPr>
      </w:pPr>
      <w:ins w:id="304" w:author="Christopher Symons" w:date="2020-11-04T16:46:00Z">
        <w:r>
          <w:t xml:space="preserve">The </w:t>
        </w:r>
      </w:ins>
      <w:proofErr w:type="spellStart"/>
      <w:ins w:id="305" w:author="Christopher Symons" w:date="2020-11-04T16:47:00Z">
        <w:r>
          <w:t>Truii</w:t>
        </w:r>
        <w:proofErr w:type="spellEnd"/>
        <w:r>
          <w:t xml:space="preserve"> / Advance </w:t>
        </w:r>
        <w:proofErr w:type="spellStart"/>
        <w:r>
          <w:t>Queenland</w:t>
        </w:r>
        <w:proofErr w:type="spellEnd"/>
        <w:r>
          <w:t xml:space="preserve"> project qld.govspend.info </w:t>
        </w:r>
      </w:ins>
      <w:ins w:id="306" w:author="Christopher Symons" w:date="2020-11-04T16:48:00Z">
        <w:r>
          <w:t xml:space="preserve">provides an interactive spatial visualisation of Queensland government expenditure. It includes </w:t>
        </w:r>
      </w:ins>
      <w:ins w:id="307" w:author="Christopher Symons" w:date="2020-11-04T16:49:00Z">
        <w:r>
          <w:t>informative storytelling elements. But it does not attempt to link to electoral political data.</w:t>
        </w:r>
      </w:ins>
    </w:p>
    <w:p w14:paraId="15794B4B" w14:textId="77777777" w:rsidR="001E0607" w:rsidRDefault="001E0607" w:rsidP="0023172C"/>
    <w:p w14:paraId="694A33EA" w14:textId="77777777" w:rsidR="003E1522" w:rsidRDefault="003E1522" w:rsidP="0023172C">
      <w:pPr>
        <w:sectPr w:rsidR="003E1522" w:rsidSect="00983CE2">
          <w:footerReference w:type="default" r:id="rId18"/>
          <w:pgSz w:w="11906" w:h="16838"/>
          <w:pgMar w:top="1440" w:right="1440" w:bottom="1440" w:left="1440" w:header="708" w:footer="708" w:gutter="0"/>
          <w:pgNumType w:start="1"/>
          <w:cols w:space="708"/>
          <w:docGrid w:linePitch="360"/>
        </w:sectPr>
      </w:pPr>
    </w:p>
    <w:p w14:paraId="5EB696A3" w14:textId="77777777" w:rsidR="00C677A0" w:rsidRPr="00C677A0" w:rsidRDefault="0023172C" w:rsidP="00C677A0">
      <w:pPr>
        <w:pStyle w:val="Heading1"/>
      </w:pPr>
      <w:bookmarkStart w:id="308" w:name="_Toc55564703"/>
      <w:bookmarkStart w:id="309" w:name="_Ref55565704"/>
      <w:bookmarkStart w:id="310" w:name="_Ref55566424"/>
      <w:commentRangeStart w:id="311"/>
      <w:r>
        <w:lastRenderedPageBreak/>
        <w:t>Sourcing Methodology</w:t>
      </w:r>
      <w:commentRangeEnd w:id="311"/>
      <w:r w:rsidR="00F14BB6">
        <w:rPr>
          <w:rStyle w:val="CommentReference"/>
          <w:rFonts w:ascii="Arial" w:eastAsiaTheme="minorHAnsi" w:hAnsi="Arial" w:cstheme="minorBidi"/>
          <w:color w:val="auto"/>
        </w:rPr>
        <w:commentReference w:id="311"/>
      </w:r>
      <w:bookmarkEnd w:id="308"/>
      <w:bookmarkEnd w:id="309"/>
      <w:bookmarkEnd w:id="310"/>
    </w:p>
    <w:p w14:paraId="1DBDC402" w14:textId="1C7BB32B" w:rsidR="0023172C" w:rsidRDefault="00942B36" w:rsidP="00C677A0">
      <w:pPr>
        <w:pStyle w:val="Heading2"/>
      </w:pPr>
      <w:bookmarkStart w:id="312" w:name="_Toc55564704"/>
      <w:r>
        <w:t>Getting the data</w:t>
      </w:r>
      <w:bookmarkEnd w:id="312"/>
    </w:p>
    <w:p w14:paraId="3D1885A3" w14:textId="74DDBCC9" w:rsidR="005F2808" w:rsidRDefault="00610750" w:rsidP="00942B36">
      <w:r>
        <w:t xml:space="preserve">In order to answer to our question and find out whether spending project following a fair pattern, we gathered different type of dataset form various sources </w:t>
      </w:r>
      <w:r w:rsidR="00131AF2">
        <w:t>listed as</w:t>
      </w:r>
      <w:r>
        <w:t xml:space="preserve"> below:</w:t>
      </w:r>
    </w:p>
    <w:p w14:paraId="50952F3E" w14:textId="64F1A34B" w:rsidR="00942B36" w:rsidRDefault="00774695" w:rsidP="00610750">
      <w:pPr>
        <w:pStyle w:val="ListParagraph"/>
        <w:numPr>
          <w:ilvl w:val="0"/>
          <w:numId w:val="10"/>
        </w:numPr>
      </w:pPr>
      <w:r w:rsidRPr="00774695">
        <w:t>Queensland</w:t>
      </w:r>
      <w:r w:rsidR="00610750">
        <w:t xml:space="preserve"> state e</w:t>
      </w:r>
      <w:r w:rsidR="00610750" w:rsidRPr="00610750">
        <w:t>lection results and statistics</w:t>
      </w:r>
      <w:r w:rsidR="00610750">
        <w:t>:</w:t>
      </w:r>
    </w:p>
    <w:p w14:paraId="251270A1" w14:textId="381A5694" w:rsidR="00610750" w:rsidRDefault="00610750" w:rsidP="00A82E66">
      <w:pPr>
        <w:pStyle w:val="ListParagraph"/>
      </w:pPr>
      <w:r>
        <w:t xml:space="preserve">This </w:t>
      </w:r>
      <w:r w:rsidR="00A82E66">
        <w:t xml:space="preserve">source provides data regarding </w:t>
      </w:r>
      <w:r w:rsidR="00A82E66" w:rsidRPr="00A82E66">
        <w:t>State election results</w:t>
      </w:r>
      <w:r w:rsidR="00A82E66">
        <w:t xml:space="preserve"> from 2009 to 2017 by d</w:t>
      </w:r>
      <w:r w:rsidR="00A82E66" w:rsidRPr="00A82E66">
        <w:t xml:space="preserve">istrict </w:t>
      </w:r>
      <w:del w:id="313" w:author="Matthew Colwell" w:date="2020-11-05T06:51:00Z">
        <w:r w:rsidR="00A82E66" w:rsidRPr="00A82E66" w:rsidDel="00797530">
          <w:delText>L</w:delText>
        </w:r>
      </w:del>
      <w:ins w:id="314" w:author="Matthew Colwell" w:date="2020-11-05T06:51:00Z">
        <w:r w:rsidR="00797530">
          <w:t>l</w:t>
        </w:r>
      </w:ins>
      <w:r w:rsidR="00A82E66" w:rsidRPr="00A82E66">
        <w:t>ist</w:t>
      </w:r>
      <w:r w:rsidR="00A82E66">
        <w:t>. It also includes information about d</w:t>
      </w:r>
      <w:r w:rsidR="00A82E66" w:rsidRPr="00A82E66">
        <w:t xml:space="preserve">eclared </w:t>
      </w:r>
      <w:r w:rsidR="00A82E66">
        <w:t>s</w:t>
      </w:r>
      <w:r w:rsidR="00A82E66" w:rsidRPr="00A82E66">
        <w:t xml:space="preserve">eats </w:t>
      </w:r>
      <w:r w:rsidR="00A82E66">
        <w:t>s</w:t>
      </w:r>
      <w:r w:rsidR="00A82E66" w:rsidRPr="00A82E66">
        <w:t xml:space="preserve">ummary, </w:t>
      </w:r>
      <w:ins w:id="315" w:author="Matthew Colwell" w:date="2020-11-05T06:51:00Z">
        <w:r w:rsidR="00797530">
          <w:t xml:space="preserve">first </w:t>
        </w:r>
      </w:ins>
      <w:r w:rsidR="00A82E66">
        <w:t>p</w:t>
      </w:r>
      <w:r w:rsidR="00A82E66" w:rsidRPr="00A82E66">
        <w:t>reference</w:t>
      </w:r>
      <w:ins w:id="316" w:author="Matthew Colwell" w:date="2020-11-05T06:52:00Z">
        <w:r w:rsidR="00797530">
          <w:t xml:space="preserve"> </w:t>
        </w:r>
      </w:ins>
      <w:del w:id="317" w:author="Matthew Colwell" w:date="2020-11-05T06:52:00Z">
        <w:r w:rsidR="00A82E66" w:rsidRPr="00A82E66" w:rsidDel="00797530">
          <w:delText xml:space="preserve">s </w:delText>
        </w:r>
      </w:del>
      <w:r w:rsidR="00A82E66">
        <w:t>t</w:t>
      </w:r>
      <w:r w:rsidR="00A82E66" w:rsidRPr="00A82E66">
        <w:t>otal</w:t>
      </w:r>
      <w:ins w:id="318" w:author="Matthew Colwell" w:date="2020-11-05T06:52:00Z">
        <w:r w:rsidR="00797530">
          <w:t>s</w:t>
        </w:r>
      </w:ins>
      <w:r w:rsidR="00A82E66" w:rsidRPr="00A82E66">
        <w:t xml:space="preserve"> </w:t>
      </w:r>
      <w:del w:id="319" w:author="Matthew Colwell" w:date="2020-11-05T06:52:00Z">
        <w:r w:rsidR="00A82E66" w:rsidDel="00797530">
          <w:delText>c</w:delText>
        </w:r>
        <w:r w:rsidR="00A82E66" w:rsidRPr="00A82E66" w:rsidDel="00797530">
          <w:delText xml:space="preserve">andidates </w:delText>
        </w:r>
        <w:r w:rsidR="00A82E66" w:rsidDel="00797530">
          <w:delText>n</w:delText>
        </w:r>
        <w:r w:rsidR="00A82E66" w:rsidRPr="00A82E66" w:rsidDel="00797530">
          <w:delText xml:space="preserve">ominated for </w:delText>
        </w:r>
        <w:r w:rsidR="00A82E66" w:rsidDel="00797530">
          <w:delText>e</w:delText>
        </w:r>
        <w:r w:rsidR="00A82E66" w:rsidRPr="00A82E66" w:rsidDel="00797530">
          <w:delText xml:space="preserve">lection by </w:delText>
        </w:r>
        <w:r w:rsidR="00A82E66" w:rsidDel="00797530">
          <w:delText>each p</w:delText>
        </w:r>
        <w:r w:rsidR="00A82E66" w:rsidRPr="00A82E66" w:rsidDel="00797530">
          <w:delText xml:space="preserve">arty </w:delText>
        </w:r>
      </w:del>
      <w:ins w:id="320" w:author="Matthew Colwell" w:date="2020-11-05T06:52:00Z">
        <w:r w:rsidR="00797530">
          <w:t xml:space="preserve">for each candidate </w:t>
        </w:r>
      </w:ins>
      <w:r w:rsidR="00131AF2" w:rsidRPr="00A82E66">
        <w:t xml:space="preserve">and </w:t>
      </w:r>
      <w:r w:rsidR="00131AF2">
        <w:t>two</w:t>
      </w:r>
      <w:r w:rsidR="00A82E66" w:rsidRPr="00A82E66">
        <w:t xml:space="preserve"> </w:t>
      </w:r>
      <w:r w:rsidR="00A82E66">
        <w:t>c</w:t>
      </w:r>
      <w:r w:rsidR="00A82E66" w:rsidRPr="00A82E66">
        <w:t xml:space="preserve">andidate </w:t>
      </w:r>
      <w:r w:rsidR="00A82E66">
        <w:t>r</w:t>
      </w:r>
      <w:r w:rsidR="00A82E66" w:rsidRPr="00A82E66">
        <w:t xml:space="preserve">esults after </w:t>
      </w:r>
      <w:r w:rsidR="00A82E66">
        <w:t>d</w:t>
      </w:r>
      <w:r w:rsidR="00A82E66" w:rsidRPr="00A82E66">
        <w:t xml:space="preserve">istribution of </w:t>
      </w:r>
      <w:r w:rsidR="00A82E66">
        <w:t>p</w:t>
      </w:r>
      <w:r w:rsidR="00A82E66" w:rsidRPr="00A82E66">
        <w:t>references</w:t>
      </w:r>
      <w:r w:rsidR="00A82E66">
        <w:t>.</w:t>
      </w:r>
    </w:p>
    <w:p w14:paraId="2AF8D50D" w14:textId="24BDD9BD" w:rsidR="00610750" w:rsidRDefault="006D028A" w:rsidP="00610750">
      <w:pPr>
        <w:pStyle w:val="ListParagraph"/>
      </w:pPr>
      <w:hyperlink r:id="rId19" w:history="1">
        <w:r w:rsidR="00610750" w:rsidRPr="003C1D29">
          <w:rPr>
            <w:rStyle w:val="Hyperlink"/>
          </w:rPr>
          <w:t>https://www.ecq.qld.gov.au/elections/election-results</w:t>
        </w:r>
      </w:hyperlink>
    </w:p>
    <w:p w14:paraId="2256DE96" w14:textId="77777777" w:rsidR="00A82E66" w:rsidRDefault="00A82E66" w:rsidP="00610750">
      <w:pPr>
        <w:pStyle w:val="ListParagraph"/>
      </w:pPr>
    </w:p>
    <w:p w14:paraId="28A1DE1C" w14:textId="5E097DA9" w:rsidR="00A82E66" w:rsidRDefault="00A82E66" w:rsidP="00A82E66">
      <w:pPr>
        <w:pStyle w:val="ListParagraph"/>
        <w:numPr>
          <w:ilvl w:val="0"/>
          <w:numId w:val="10"/>
        </w:numPr>
      </w:pPr>
      <w:r>
        <w:t>Queensland Spatial Catalogue – Q-Spatial:</w:t>
      </w:r>
    </w:p>
    <w:p w14:paraId="64D2AB1E" w14:textId="05C20223" w:rsidR="00A82E66" w:rsidRDefault="00A82E66" w:rsidP="00A82E66">
      <w:pPr>
        <w:pStyle w:val="ListParagraph"/>
      </w:pPr>
      <w:r>
        <w:t xml:space="preserve">This service is a Queensland Government initiative to provide improved public access to a variety of spatial and associated data. </w:t>
      </w:r>
    </w:p>
    <w:p w14:paraId="1FA17EC1" w14:textId="5DD6F6C2" w:rsidR="00A82E66" w:rsidRDefault="00475A05" w:rsidP="00A82E66">
      <w:pPr>
        <w:pStyle w:val="ListParagraph"/>
      </w:pPr>
      <w:r>
        <w:t>T</w:t>
      </w:r>
      <w:r w:rsidR="00A82E66">
        <w:t>his</w:t>
      </w:r>
      <w:r>
        <w:t xml:space="preserve"> dataset provides spatial data regarding 93</w:t>
      </w:r>
      <w:r w:rsidR="00A82E66" w:rsidRPr="00A82E66">
        <w:t xml:space="preserve"> electoral boundaries </w:t>
      </w:r>
      <w:r>
        <w:t xml:space="preserve">in </w:t>
      </w:r>
      <w:r w:rsidR="00A82E66" w:rsidRPr="00A82E66">
        <w:t>2017</w:t>
      </w:r>
    </w:p>
    <w:p w14:paraId="14153D92" w14:textId="379AB18B" w:rsidR="00975F4B" w:rsidRDefault="006D028A" w:rsidP="00475A05">
      <w:pPr>
        <w:pStyle w:val="ListParagraph"/>
        <w:rPr>
          <w:rStyle w:val="Hyperlink"/>
        </w:rPr>
      </w:pPr>
      <w:hyperlink r:id="rId20" w:history="1">
        <w:r w:rsidR="00774695" w:rsidRPr="008631E0">
          <w:rPr>
            <w:rStyle w:val="Hyperlink"/>
          </w:rPr>
          <w:t>http://qldspatial.information.qld.gov.au/catalogue/custom/detail.page?fid={079E7EF8-30C5-4C1D-9ABF-3D196713694F}</w:t>
        </w:r>
      </w:hyperlink>
    </w:p>
    <w:p w14:paraId="4499EFCC" w14:textId="609137D4" w:rsidR="00475A05" w:rsidRDefault="00475A05" w:rsidP="00475A05">
      <w:pPr>
        <w:pStyle w:val="ListParagraph"/>
        <w:rPr>
          <w:rStyle w:val="Hyperlink"/>
        </w:rPr>
      </w:pPr>
    </w:p>
    <w:p w14:paraId="21F628A6" w14:textId="3EA10D31" w:rsidR="00475A05" w:rsidRPr="00131AF2" w:rsidRDefault="00B078F8" w:rsidP="00475A05">
      <w:pPr>
        <w:pStyle w:val="ListParagraph"/>
        <w:numPr>
          <w:ilvl w:val="0"/>
          <w:numId w:val="10"/>
        </w:numPr>
      </w:pPr>
      <w:r w:rsidRPr="00131AF2">
        <w:t>The Queensland government open data portal provides public with the data on current and future Queensland government capital works building projects undertaken across Queensland. This dataset is</w:t>
      </w:r>
      <w:r w:rsidR="00475A05" w:rsidRPr="00131AF2">
        <w:t xml:space="preserve"> a CSV file with more than 20 attributes such as the title department and the total estimated cost</w:t>
      </w:r>
    </w:p>
    <w:p w14:paraId="387DA83C" w14:textId="1F2AB593" w:rsidR="00B078F8" w:rsidRDefault="006D028A" w:rsidP="00B078F8">
      <w:pPr>
        <w:pStyle w:val="ListParagraph"/>
        <w:rPr>
          <w:rStyle w:val="Hyperlink"/>
        </w:rPr>
      </w:pPr>
      <w:hyperlink r:id="rId21" w:history="1">
        <w:r w:rsidR="00B078F8" w:rsidRPr="003C1D29">
          <w:rPr>
            <w:rStyle w:val="Hyperlink"/>
          </w:rPr>
          <w:t>https://www.data.qld.gov.au/dataset/b518dada-3d2a-4d85-bd2c-febe197863c7/resource/410fb21f-8c5a-43a1-8b57-a74a3329d1d0</w:t>
        </w:r>
      </w:hyperlink>
    </w:p>
    <w:p w14:paraId="385455AA" w14:textId="77777777" w:rsidR="00B078F8" w:rsidRPr="00B078F8" w:rsidRDefault="00B078F8" w:rsidP="00B078F8">
      <w:pPr>
        <w:pStyle w:val="ListParagraph"/>
        <w:rPr>
          <w:rStyle w:val="Hyperlink"/>
        </w:rPr>
      </w:pPr>
    </w:p>
    <w:p w14:paraId="67658CE2" w14:textId="16F4DEED" w:rsidR="00475A05" w:rsidRDefault="00475A05" w:rsidP="00EE1131">
      <w:pPr>
        <w:pStyle w:val="ListParagraph"/>
        <w:numPr>
          <w:ilvl w:val="0"/>
          <w:numId w:val="10"/>
        </w:numPr>
        <w:jc w:val="left"/>
      </w:pPr>
      <w:r w:rsidRPr="00131AF2">
        <w:t xml:space="preserve">Census Data based on LGA (local Government areas) owned by Australian Bureau of Statistics. 2016 Census data consists of more than 15,000 features for 89 State Electoral Divisions. </w:t>
      </w:r>
      <w:ins w:id="321" w:author="Hung Vu" w:date="2020-11-05T23:37:00Z">
        <w:r w:rsidR="00EE1131">
          <w:t>Based on its metadata, data related to population, income, education level, employment rate and methods of travel to works were selected for modelling purposes.</w:t>
        </w:r>
      </w:ins>
      <w:del w:id="322" w:author="Hung Vu" w:date="2020-11-05T23:37:00Z">
        <w:r w:rsidRPr="00131AF2" w:rsidDel="00EE1131">
          <w:delText>Initial EDA and feature selection were carried out based on its metadata.</w:delText>
        </w:r>
      </w:del>
      <w:r w:rsidRPr="00131AF2">
        <w:t xml:space="preserve"> </w:t>
      </w:r>
      <w:hyperlink r:id="rId22" w:history="1">
        <w:r w:rsidRPr="003C1D29">
          <w:rPr>
            <w:rStyle w:val="Hyperlink"/>
          </w:rPr>
          <w:t>https://www.abs.gov.au/websitedbs/D3310114.nsf/Home/2016%20search%20by%20geography</w:t>
        </w:r>
      </w:hyperlink>
    </w:p>
    <w:p w14:paraId="0741C104" w14:textId="77777777" w:rsidR="00475A05" w:rsidRDefault="006D028A" w:rsidP="00475A05">
      <w:pPr>
        <w:pStyle w:val="ListParagraph"/>
      </w:pPr>
      <w:hyperlink r:id="rId23" w:history="1">
        <w:r w:rsidR="00475A05">
          <w:rPr>
            <w:rStyle w:val="Hyperlink"/>
          </w:rPr>
          <w:t>https://www.abs.gov.au/AUSSTATS/abs@.nsf/DetailsPage/1270.0.55.001July%202016</w:t>
        </w:r>
      </w:hyperlink>
    </w:p>
    <w:p w14:paraId="278CC890" w14:textId="77777777" w:rsidR="00475A05" w:rsidRDefault="006D028A" w:rsidP="00475A05">
      <w:pPr>
        <w:pStyle w:val="ListParagraph"/>
        <w:rPr>
          <w:rStyle w:val="Hyperlink"/>
        </w:rPr>
      </w:pPr>
      <w:hyperlink r:id="rId24" w:history="1">
        <w:r w:rsidR="00475A05">
          <w:rPr>
            <w:rStyle w:val="Hyperlink"/>
          </w:rPr>
          <w:t>https://www.abs.gov.au/AUSSTATS/abs@.nsf/DetailsPage/1410.02014-19?OpenDocument</w:t>
        </w:r>
      </w:hyperlink>
    </w:p>
    <w:p w14:paraId="6DAED671" w14:textId="36CBAC4C" w:rsidR="00475A05" w:rsidRDefault="00475A05" w:rsidP="00475A05">
      <w:pPr>
        <w:pStyle w:val="ListParagraph"/>
        <w:jc w:val="left"/>
        <w:rPr>
          <w:rFonts w:ascii="Segoe UI" w:hAnsi="Segoe UI" w:cs="Segoe UI"/>
          <w:color w:val="24292E"/>
          <w:shd w:val="clear" w:color="auto" w:fill="FFFFFF"/>
        </w:rPr>
      </w:pPr>
    </w:p>
    <w:p w14:paraId="41F4B890" w14:textId="43BE478E" w:rsidR="00B078F8" w:rsidRDefault="00B078F8" w:rsidP="00B078F8">
      <w:pPr>
        <w:pStyle w:val="Heading2"/>
      </w:pPr>
      <w:bookmarkStart w:id="323" w:name="_Toc55564705"/>
      <w:r>
        <w:t>Data Ingestion</w:t>
      </w:r>
      <w:bookmarkEnd w:id="323"/>
    </w:p>
    <w:p w14:paraId="3918F552" w14:textId="038F0FB3" w:rsidR="00B078F8" w:rsidRDefault="00B078F8" w:rsidP="00B078F8">
      <w:pPr>
        <w:rPr>
          <w:ins w:id="324" w:author="Christopher Symons" w:date="2020-11-05T14:39:00Z"/>
        </w:rPr>
      </w:pPr>
      <w:r>
        <w:t xml:space="preserve">The first step to ingest the collated data </w:t>
      </w:r>
      <w:del w:id="325" w:author="Matthew Colwell" w:date="2020-11-05T06:53:00Z">
        <w:r w:rsidDel="00797530">
          <w:delText>i</w:delText>
        </w:r>
      </w:del>
      <w:ins w:id="326" w:author="Matthew Colwell" w:date="2020-11-05T06:53:00Z">
        <w:r w:rsidR="00797530">
          <w:t>wa</w:t>
        </w:r>
      </w:ins>
      <w:r>
        <w:t xml:space="preserve">s to </w:t>
      </w:r>
      <w:r w:rsidR="000B261F">
        <w:t xml:space="preserve">find out whether </w:t>
      </w:r>
      <w:del w:id="327" w:author="Matthew Colwell" w:date="2020-11-05T06:53:00Z">
        <w:r w:rsidR="000B261F" w:rsidDel="00797530">
          <w:delText xml:space="preserve">our </w:delText>
        </w:r>
      </w:del>
      <w:ins w:id="328" w:author="Matthew Colwell" w:date="2020-11-05T06:53:00Z">
        <w:r w:rsidR="00797530">
          <w:t xml:space="preserve">the </w:t>
        </w:r>
      </w:ins>
      <w:r w:rsidR="000B261F">
        <w:t xml:space="preserve">data </w:t>
      </w:r>
      <w:del w:id="329" w:author="Matthew Colwell" w:date="2020-11-05T06:53:00Z">
        <w:r w:rsidR="000B261F" w:rsidDel="00797530">
          <w:delText>i</w:delText>
        </w:r>
      </w:del>
      <w:ins w:id="330" w:author="Matthew Colwell" w:date="2020-11-05T06:53:00Z">
        <w:r w:rsidR="00797530">
          <w:t>wa</w:t>
        </w:r>
      </w:ins>
      <w:r w:rsidR="000B261F">
        <w:t>s consisten</w:t>
      </w:r>
      <w:del w:id="331" w:author="Matthew Colwell" w:date="2020-11-05T06:50:00Z">
        <w:r w:rsidR="000B261F" w:rsidDel="00797530">
          <w:delText>ce</w:delText>
        </w:r>
      </w:del>
      <w:ins w:id="332" w:author="Matthew Colwell" w:date="2020-11-05T06:50:00Z">
        <w:r w:rsidR="00797530">
          <w:t>t</w:t>
        </w:r>
      </w:ins>
      <w:r w:rsidR="000B261F">
        <w:t xml:space="preserve"> or not and how all data from different sources could be linked together. </w:t>
      </w:r>
    </w:p>
    <w:p w14:paraId="2259E773" w14:textId="542385EC" w:rsidR="00490E7E" w:rsidRDefault="00352924">
      <w:pPr>
        <w:pStyle w:val="Heading2"/>
        <w:pPrChange w:id="333" w:author="Christopher Symons" w:date="2020-11-05T14:39:00Z">
          <w:pPr/>
        </w:pPrChange>
      </w:pPr>
      <w:bookmarkStart w:id="334" w:name="_Toc55564706"/>
      <w:ins w:id="335" w:author="Christopher Symons" w:date="2020-11-06T14:32:00Z">
        <w:r>
          <w:t>Electoral</w:t>
        </w:r>
      </w:ins>
      <w:commentRangeStart w:id="336"/>
      <w:ins w:id="337" w:author="Christopher Symons" w:date="2020-11-05T14:39:00Z">
        <w:r w:rsidR="00490E7E">
          <w:t xml:space="preserve"> boundaries</w:t>
        </w:r>
        <w:commentRangeEnd w:id="336"/>
        <w:r w:rsidR="00490E7E">
          <w:rPr>
            <w:rStyle w:val="CommentReference"/>
            <w:rFonts w:eastAsiaTheme="minorHAnsi" w:cstheme="minorBidi"/>
            <w:color w:val="auto"/>
          </w:rPr>
          <w:commentReference w:id="336"/>
        </w:r>
      </w:ins>
      <w:bookmarkEnd w:id="334"/>
    </w:p>
    <w:p w14:paraId="7C59460F" w14:textId="54C01B6F" w:rsidR="00490E7E" w:rsidRDefault="00490E7E" w:rsidP="00490E7E">
      <w:pPr>
        <w:rPr>
          <w:ins w:id="338" w:author="Christopher Symons" w:date="2020-11-05T14:35:00Z"/>
          <w:lang w:val="en-US"/>
        </w:rPr>
      </w:pPr>
      <w:ins w:id="339" w:author="Christopher Symons" w:date="2020-11-05T14:35:00Z">
        <w:r>
          <w:rPr>
            <w:lang w:val="en-US"/>
          </w:rPr>
          <w:t>A set of spatial descriptions of all</w:t>
        </w:r>
      </w:ins>
      <w:ins w:id="340" w:author="Christopher Symons" w:date="2020-11-05T14:36:00Z">
        <w:r>
          <w:rPr>
            <w:lang w:val="en-US"/>
          </w:rPr>
          <w:t xml:space="preserve"> 93 </w:t>
        </w:r>
      </w:ins>
      <w:ins w:id="341" w:author="Christopher Symons" w:date="2020-11-05T14:35:00Z">
        <w:r>
          <w:rPr>
            <w:lang w:val="en-US"/>
          </w:rPr>
          <w:t>Queensland electorates was identified at the publicly available Queensland Spatial Catalogue (</w:t>
        </w:r>
        <w:proofErr w:type="spellStart"/>
        <w:r>
          <w:rPr>
            <w:lang w:val="en-US"/>
          </w:rPr>
          <w:t>QSpatial</w:t>
        </w:r>
        <w:proofErr w:type="spellEnd"/>
        <w:r>
          <w:rPr>
            <w:lang w:val="en-US"/>
          </w:rPr>
          <w:t xml:space="preserve">). </w:t>
        </w:r>
      </w:ins>
      <w:ins w:id="342" w:author="Christopher Symons" w:date="2020-11-05T14:36:00Z">
        <w:r>
          <w:rPr>
            <w:lang w:val="en-US"/>
          </w:rPr>
          <w:t xml:space="preserve">Each electorate in this data set is represented by a polygon with latitude and longitude coordinates. </w:t>
        </w:r>
      </w:ins>
      <w:ins w:id="343" w:author="Christopher Symons" w:date="2020-11-05T14:35:00Z">
        <w:r>
          <w:rPr>
            <w:lang w:val="en-US"/>
          </w:rPr>
          <w:t xml:space="preserve">Upon inspecting the published metadata, we identified that the data was available in several geospatial vector data formats including the commonly used </w:t>
        </w:r>
        <w:r w:rsidRPr="000716A3">
          <w:rPr>
            <w:lang w:val="en-US"/>
          </w:rPr>
          <w:t>ESRI shapefile</w:t>
        </w:r>
        <w:r>
          <w:rPr>
            <w:lang w:val="en-US"/>
          </w:rPr>
          <w:t xml:space="preserve"> format (.</w:t>
        </w:r>
        <w:proofErr w:type="spellStart"/>
        <w:r>
          <w:rPr>
            <w:lang w:val="en-US"/>
          </w:rPr>
          <w:t>shp</w:t>
        </w:r>
        <w:proofErr w:type="spellEnd"/>
        <w:r>
          <w:rPr>
            <w:lang w:val="en-US"/>
          </w:rPr>
          <w:t xml:space="preserve">), for which we discovered </w:t>
        </w:r>
        <w:r>
          <w:rPr>
            <w:lang w:val="en-US"/>
          </w:rPr>
          <w:lastRenderedPageBreak/>
          <w:t xml:space="preserve">a handling method in R. This method uses libraries </w:t>
        </w:r>
        <w:proofErr w:type="spellStart"/>
        <w:r w:rsidRPr="0054310D">
          <w:rPr>
            <w:rFonts w:ascii="Courier New" w:hAnsi="Courier New" w:cs="Courier New"/>
            <w:sz w:val="20"/>
            <w:szCs w:val="20"/>
            <w:lang w:val="en-US"/>
          </w:rPr>
          <w:t>sp</w:t>
        </w:r>
        <w:proofErr w:type="spellEnd"/>
        <w:r>
          <w:rPr>
            <w:lang w:val="en-US"/>
          </w:rPr>
          <w:t xml:space="preserve">, </w:t>
        </w:r>
        <w:proofErr w:type="spellStart"/>
        <w:r w:rsidRPr="0054310D">
          <w:rPr>
            <w:rFonts w:ascii="Courier New" w:hAnsi="Courier New" w:cs="Courier New"/>
            <w:sz w:val="20"/>
            <w:szCs w:val="20"/>
            <w:lang w:val="en-US"/>
          </w:rPr>
          <w:t>rgdal</w:t>
        </w:r>
        <w:proofErr w:type="spellEnd"/>
        <w:r>
          <w:rPr>
            <w:lang w:val="en-US"/>
          </w:rPr>
          <w:t xml:space="preserve">, </w:t>
        </w:r>
        <w:proofErr w:type="spellStart"/>
        <w:r w:rsidRPr="0054310D">
          <w:rPr>
            <w:rFonts w:ascii="Courier New" w:hAnsi="Courier New" w:cs="Courier New"/>
            <w:sz w:val="20"/>
            <w:szCs w:val="20"/>
            <w:lang w:val="en-US"/>
          </w:rPr>
          <w:t>rgeos</w:t>
        </w:r>
        <w:proofErr w:type="spellEnd"/>
        <w:r>
          <w:rPr>
            <w:lang w:val="en-US"/>
          </w:rPr>
          <w:t xml:space="preserve">, and </w:t>
        </w:r>
        <w:proofErr w:type="spellStart"/>
        <w:r w:rsidRPr="0054310D">
          <w:rPr>
            <w:rFonts w:ascii="Courier New" w:hAnsi="Courier New" w:cs="Courier New"/>
            <w:sz w:val="20"/>
            <w:szCs w:val="20"/>
            <w:lang w:val="en-US"/>
          </w:rPr>
          <w:t>ggmap</w:t>
        </w:r>
        <w:proofErr w:type="spellEnd"/>
        <w:r>
          <w:rPr>
            <w:lang w:val="en-US"/>
          </w:rPr>
          <w:t xml:space="preserve">, and is demonstrated in accompanying </w:t>
        </w:r>
        <w:proofErr w:type="spellStart"/>
        <w:r>
          <w:rPr>
            <w:lang w:val="en-US"/>
          </w:rPr>
          <w:t>Jupyter</w:t>
        </w:r>
        <w:proofErr w:type="spellEnd"/>
        <w:r>
          <w:rPr>
            <w:lang w:val="en-US"/>
          </w:rPr>
          <w:t xml:space="preserve"> notebook </w:t>
        </w:r>
        <w:proofErr w:type="spellStart"/>
        <w:r w:rsidRPr="0054310D">
          <w:rPr>
            <w:rFonts w:ascii="Courier New" w:hAnsi="Courier New" w:cs="Courier New"/>
            <w:sz w:val="20"/>
            <w:szCs w:val="20"/>
            <w:lang w:val="en-US"/>
          </w:rPr>
          <w:t>find_electorate_by_</w:t>
        </w:r>
        <w:proofErr w:type="gramStart"/>
        <w:r w:rsidRPr="0054310D">
          <w:rPr>
            <w:rFonts w:ascii="Courier New" w:hAnsi="Courier New" w:cs="Courier New"/>
            <w:sz w:val="20"/>
            <w:szCs w:val="20"/>
            <w:lang w:val="en-US"/>
          </w:rPr>
          <w:t>latlong.ipynb</w:t>
        </w:r>
        <w:proofErr w:type="spellEnd"/>
        <w:proofErr w:type="gramEnd"/>
        <w:r>
          <w:rPr>
            <w:lang w:val="en-US"/>
          </w:rPr>
          <w:t xml:space="preserve">. We encountered some complexities with the </w:t>
        </w:r>
        <w:proofErr w:type="spellStart"/>
        <w:proofErr w:type="gramStart"/>
        <w:r w:rsidRPr="00B870FC">
          <w:rPr>
            <w:rFonts w:ascii="Courier New" w:hAnsi="Courier New" w:cs="Courier New"/>
            <w:sz w:val="20"/>
            <w:szCs w:val="20"/>
            <w:lang w:val="en-US"/>
          </w:rPr>
          <w:t>gContains</w:t>
        </w:r>
        <w:proofErr w:type="spellEnd"/>
        <w:r w:rsidRPr="00B870FC">
          <w:rPr>
            <w:rFonts w:ascii="Courier New" w:hAnsi="Courier New" w:cs="Courier New"/>
            <w:sz w:val="20"/>
            <w:szCs w:val="20"/>
            <w:lang w:val="en-US"/>
          </w:rPr>
          <w:t>(</w:t>
        </w:r>
        <w:proofErr w:type="gramEnd"/>
        <w:r w:rsidRPr="00B870FC">
          <w:rPr>
            <w:rFonts w:ascii="Courier New" w:hAnsi="Courier New" w:cs="Courier New"/>
            <w:sz w:val="20"/>
            <w:szCs w:val="20"/>
            <w:lang w:val="en-US"/>
          </w:rPr>
          <w:t>)</w:t>
        </w:r>
        <w:r>
          <w:rPr>
            <w:lang w:val="en-US"/>
          </w:rPr>
          <w:t xml:space="preserve">function reporting warnings about its arguments (spatial point and polygon) having </w:t>
        </w:r>
        <w:r w:rsidRPr="0054310D">
          <w:rPr>
            <w:lang w:val="en-US"/>
          </w:rPr>
          <w:t>inconsistent projection/coordinate system</w:t>
        </w:r>
        <w:r>
          <w:rPr>
            <w:lang w:val="en-US"/>
          </w:rPr>
          <w:t xml:space="preserve">. We determined that efficiently resolving this inconsistency would likely require geospatial expertise so we chose to use </w:t>
        </w:r>
        <w:proofErr w:type="spellStart"/>
        <w:proofErr w:type="gramStart"/>
        <w:r w:rsidRPr="00B870FC">
          <w:rPr>
            <w:rFonts w:ascii="Courier New" w:hAnsi="Courier New" w:cs="Courier New"/>
            <w:sz w:val="20"/>
            <w:szCs w:val="20"/>
            <w:lang w:val="en-US"/>
          </w:rPr>
          <w:t>suppressWarnings</w:t>
        </w:r>
        <w:proofErr w:type="spellEnd"/>
        <w:r w:rsidRPr="00B870FC">
          <w:rPr>
            <w:rFonts w:ascii="Courier New" w:hAnsi="Courier New" w:cs="Courier New"/>
            <w:sz w:val="20"/>
            <w:szCs w:val="20"/>
            <w:lang w:val="en-US"/>
          </w:rPr>
          <w:t>(</w:t>
        </w:r>
        <w:proofErr w:type="gramEnd"/>
        <w:r w:rsidRPr="00B870FC">
          <w:rPr>
            <w:rFonts w:ascii="Courier New" w:hAnsi="Courier New" w:cs="Courier New"/>
            <w:sz w:val="20"/>
            <w:szCs w:val="20"/>
            <w:lang w:val="en-US"/>
          </w:rPr>
          <w:t>)</w:t>
        </w:r>
        <w:r w:rsidRPr="00B870FC">
          <w:rPr>
            <w:lang w:val="en-US"/>
          </w:rPr>
          <w:t xml:space="preserve">to </w:t>
        </w:r>
        <w:r>
          <w:rPr>
            <w:lang w:val="en-US"/>
          </w:rPr>
          <w:t xml:space="preserve">simply </w:t>
        </w:r>
        <w:r w:rsidRPr="00B870FC">
          <w:rPr>
            <w:lang w:val="en-US"/>
          </w:rPr>
          <w:t>suppres</w:t>
        </w:r>
        <w:r>
          <w:rPr>
            <w:lang w:val="en-US"/>
          </w:rPr>
          <w:t>s these warnings. We checked and confirmed by testing that, notwithstanding the warning, the function call correctly and reliably returns the correct true/false value.</w:t>
        </w:r>
      </w:ins>
    </w:p>
    <w:p w14:paraId="34985CD7" w14:textId="107BE6FE" w:rsidR="000B261F" w:rsidDel="00490E7E" w:rsidRDefault="000B261F" w:rsidP="000B261F">
      <w:pPr>
        <w:rPr>
          <w:del w:id="344" w:author="Christopher Symons" w:date="2020-11-05T14:35:00Z"/>
        </w:rPr>
      </w:pPr>
      <w:del w:id="345" w:author="Christopher Symons" w:date="2020-11-05T14:35:00Z">
        <w:r w:rsidDel="00490E7E">
          <w:delText xml:space="preserve">From Queensland Spatial Catalogue, a set of </w:delText>
        </w:r>
        <w:r w:rsidRPr="000B261F" w:rsidDel="00490E7E">
          <w:delText>vectors for 93 electoral boundaries describing polygons with a latitude and longitude</w:delText>
        </w:r>
      </w:del>
      <w:ins w:id="346" w:author="Matthew Colwell" w:date="2020-11-05T06:50:00Z">
        <w:del w:id="347" w:author="Christopher Symons" w:date="2020-11-05T14:35:00Z">
          <w:r w:rsidR="00797530" w:rsidDel="00490E7E">
            <w:delText xml:space="preserve"> </w:delText>
          </w:r>
        </w:del>
      </w:ins>
      <w:ins w:id="348" w:author="Matthew Colwell" w:date="2020-11-05T06:51:00Z">
        <w:del w:id="349" w:author="Christopher Symons" w:date="2020-11-05T14:35:00Z">
          <w:r w:rsidR="00797530" w:rsidDel="00490E7E">
            <w:delText>were</w:delText>
          </w:r>
        </w:del>
      </w:ins>
      <w:del w:id="350" w:author="Christopher Symons" w:date="2020-11-05T14:35:00Z">
        <w:r w:rsidRPr="000B261F" w:rsidDel="00490E7E">
          <w:delText xml:space="preserve"> extracted.</w:delText>
        </w:r>
      </w:del>
    </w:p>
    <w:p w14:paraId="413C5D5B" w14:textId="470C32CE" w:rsidR="00C65909" w:rsidRDefault="000B261F" w:rsidP="00C65909">
      <w:pPr>
        <w:rPr>
          <w:ins w:id="351" w:author="Christopher Symons" w:date="2020-11-05T14:40:00Z"/>
        </w:rPr>
      </w:pPr>
      <w:r>
        <w:t>One of the attributes in</w:t>
      </w:r>
      <w:ins w:id="352" w:author="Matthew Colwell" w:date="2020-11-05T06:52:00Z">
        <w:r w:rsidR="00797530">
          <w:t xml:space="preserve"> the</w:t>
        </w:r>
      </w:ins>
      <w:r>
        <w:t xml:space="preserve"> infrastructure </w:t>
      </w:r>
      <w:r w:rsidR="00C65909">
        <w:t xml:space="preserve">dataset is </w:t>
      </w:r>
      <w:r w:rsidR="00C65909" w:rsidRPr="00C65909">
        <w:t>the physical address</w:t>
      </w:r>
      <w:r w:rsidR="00C65909">
        <w:t xml:space="preserve"> of each project. By deploying </w:t>
      </w:r>
      <w:ins w:id="353" w:author="Matthew Colwell" w:date="2020-11-05T06:52:00Z">
        <w:r w:rsidR="00797530">
          <w:t xml:space="preserve">the </w:t>
        </w:r>
      </w:ins>
      <w:proofErr w:type="spellStart"/>
      <w:r w:rsidR="00C65909">
        <w:t>ggmap</w:t>
      </w:r>
      <w:proofErr w:type="spellEnd"/>
      <w:del w:id="354" w:author="Matthew Colwell" w:date="2020-11-05T06:52:00Z">
        <w:r w:rsidR="00C65909" w:rsidDel="00797530">
          <w:delText>()</w:delText>
        </w:r>
      </w:del>
      <w:r w:rsidR="00C65909">
        <w:t xml:space="preserve"> library in R, </w:t>
      </w:r>
      <w:r w:rsidR="00C65909" w:rsidRPr="00C65909">
        <w:t xml:space="preserve">the longitude and latitude of every project </w:t>
      </w:r>
      <w:ins w:id="355" w:author="Matthew Colwell" w:date="2020-11-05T06:53:00Z">
        <w:r w:rsidR="00797530">
          <w:t xml:space="preserve">could be retrieved </w:t>
        </w:r>
      </w:ins>
      <w:r w:rsidR="00C65909" w:rsidRPr="00C65909">
        <w:t xml:space="preserve">from its physical address </w:t>
      </w:r>
      <w:del w:id="356" w:author="Matthew Colwell" w:date="2020-11-05T06:53:00Z">
        <w:r w:rsidR="00C65909" w:rsidRPr="00C65909" w:rsidDel="00797530">
          <w:delText>have been extracted</w:delText>
        </w:r>
        <w:r w:rsidR="00C65909" w:rsidDel="00797530">
          <w:delText xml:space="preserve"> </w:delText>
        </w:r>
      </w:del>
      <w:r w:rsidR="00C65909">
        <w:t xml:space="preserve">and consequently their corresponding electoral district </w:t>
      </w:r>
      <w:del w:id="357" w:author="Matthew Colwell" w:date="2020-11-05T06:53:00Z">
        <w:r w:rsidR="00C65909" w:rsidDel="00797530">
          <w:delText>have been found out</w:delText>
        </w:r>
      </w:del>
      <w:ins w:id="358" w:author="Matthew Colwell" w:date="2020-11-05T06:53:00Z">
        <w:r w:rsidR="00797530">
          <w:t>could be determine</w:t>
        </w:r>
      </w:ins>
      <w:ins w:id="359" w:author="Matthew Colwell" w:date="2020-11-05T06:54:00Z">
        <w:r w:rsidR="00797530">
          <w:t>d</w:t>
        </w:r>
      </w:ins>
      <w:r w:rsidR="00C65909">
        <w:t>.</w:t>
      </w:r>
    </w:p>
    <w:p w14:paraId="3A05D7BC" w14:textId="377975F6" w:rsidR="00490E7E" w:rsidRDefault="00352924" w:rsidP="00490E7E">
      <w:pPr>
        <w:pStyle w:val="Heading2"/>
        <w:rPr>
          <w:ins w:id="360" w:author="Christopher Symons" w:date="2020-11-05T14:42:00Z"/>
        </w:rPr>
      </w:pPr>
      <w:bookmarkStart w:id="361" w:name="_Toc55564707"/>
      <w:ins w:id="362" w:author="Christopher Symons" w:date="2020-11-06T14:32:00Z">
        <w:r>
          <w:t>S</w:t>
        </w:r>
      </w:ins>
      <w:commentRangeStart w:id="363"/>
      <w:ins w:id="364" w:author="Christopher Symons" w:date="2020-11-05T14:41:00Z">
        <w:r w:rsidR="00490E7E" w:rsidRPr="00490E7E">
          <w:t>pending data</w:t>
        </w:r>
      </w:ins>
      <w:commentRangeEnd w:id="363"/>
      <w:ins w:id="365" w:author="Christopher Symons" w:date="2020-11-05T14:42:00Z">
        <w:r w:rsidR="00490E7E">
          <w:rPr>
            <w:rStyle w:val="CommentReference"/>
            <w:rFonts w:eastAsiaTheme="minorHAnsi" w:cstheme="minorBidi"/>
            <w:color w:val="auto"/>
          </w:rPr>
          <w:commentReference w:id="363"/>
        </w:r>
        <w:bookmarkEnd w:id="361"/>
      </w:ins>
    </w:p>
    <w:p w14:paraId="1604B8A9" w14:textId="77777777" w:rsidR="00490E7E" w:rsidRDefault="00490E7E" w:rsidP="00490E7E">
      <w:pPr>
        <w:rPr>
          <w:ins w:id="366" w:author="Christopher Symons" w:date="2020-11-05T14:42:00Z"/>
          <w:lang w:val="en-US"/>
        </w:rPr>
      </w:pPr>
      <w:ins w:id="367" w:author="Christopher Symons" w:date="2020-11-05T14:42:00Z">
        <w:r>
          <w:rPr>
            <w:lang w:val="en-US"/>
          </w:rPr>
          <w:t xml:space="preserve">We located recent spending data in the Queensland Government Capital Program 2020 Update at </w:t>
        </w:r>
        <w:r>
          <w:fldChar w:fldCharType="begin"/>
        </w:r>
        <w:r>
          <w:instrText xml:space="preserve"> HYPERLINK "https://www.dsdmip.qld.gov.au/resources/plan/capital-program-sept2020.pdf" </w:instrText>
        </w:r>
        <w:r>
          <w:fldChar w:fldCharType="separate"/>
        </w:r>
        <w:r w:rsidRPr="00474FB0">
          <w:rPr>
            <w:rStyle w:val="Hyperlink"/>
            <w:lang w:val="en-US"/>
          </w:rPr>
          <w:t>https://www.dsdmip.qld.gov.au/resources/plan/capital-program-sept2020.pdf</w:t>
        </w:r>
        <w:r>
          <w:rPr>
            <w:rStyle w:val="Hyperlink"/>
            <w:lang w:val="en-US"/>
          </w:rPr>
          <w:fldChar w:fldCharType="end"/>
        </w:r>
        <w:r>
          <w:rPr>
            <w:lang w:val="en-US"/>
          </w:rPr>
          <w:t xml:space="preserve"> and attempted to ingest the tables in this document into R. We had some success doing so with the R libraries </w:t>
        </w:r>
        <w:proofErr w:type="spellStart"/>
        <w:r w:rsidRPr="001171AD">
          <w:rPr>
            <w:rFonts w:ascii="Courier New" w:hAnsi="Courier New" w:cs="Courier New"/>
            <w:sz w:val="20"/>
            <w:szCs w:val="20"/>
            <w:lang w:val="en-US"/>
          </w:rPr>
          <w:t>pdftools</w:t>
        </w:r>
        <w:proofErr w:type="spellEnd"/>
        <w:r>
          <w:rPr>
            <w:lang w:val="en-US"/>
          </w:rPr>
          <w:t xml:space="preserve"> and </w:t>
        </w:r>
        <w:proofErr w:type="gramStart"/>
        <w:r w:rsidRPr="001171AD">
          <w:rPr>
            <w:rFonts w:ascii="Courier New" w:hAnsi="Courier New" w:cs="Courier New"/>
            <w:sz w:val="20"/>
            <w:szCs w:val="20"/>
            <w:lang w:val="en-US"/>
          </w:rPr>
          <w:t>tm</w:t>
        </w:r>
        <w:proofErr w:type="gramEnd"/>
        <w:r w:rsidRPr="001171AD">
          <w:rPr>
            <w:lang w:val="en-US"/>
          </w:rPr>
          <w:t xml:space="preserve"> but </w:t>
        </w:r>
        <w:r>
          <w:rPr>
            <w:lang w:val="en-US"/>
          </w:rPr>
          <w:t xml:space="preserve">our solution relied on reading each page of the document into an array of each piece of text with its horizontal and vertical position, and then attempting to stitch these pieces together into a table. We had some success but the resulting </w:t>
        </w:r>
        <w:proofErr w:type="spellStart"/>
        <w:r>
          <w:rPr>
            <w:lang w:val="en-US"/>
          </w:rPr>
          <w:t>dataframe</w:t>
        </w:r>
        <w:proofErr w:type="spellEnd"/>
        <w:r>
          <w:rPr>
            <w:lang w:val="en-US"/>
          </w:rPr>
          <w:t xml:space="preserve"> would have required substantial manual cleaning to be fit for use because of spacing inconsistencies in the document tables. We abandoned this effort when we located an alternative dataset available in comma separated value (.csv) format.</w:t>
        </w:r>
      </w:ins>
    </w:p>
    <w:p w14:paraId="4E2CEB28" w14:textId="77777777" w:rsidR="00490E7E" w:rsidRPr="00352924" w:rsidRDefault="00490E7E" w:rsidP="00490E7E">
      <w:pPr>
        <w:rPr>
          <w:ins w:id="368" w:author="Christopher Symons" w:date="2020-11-05T14:42:00Z"/>
          <w:lang w:val="en-US"/>
        </w:rPr>
      </w:pPr>
      <w:ins w:id="369" w:author="Christopher Symons" w:date="2020-11-05T14:42:00Z">
        <w:r>
          <w:rPr>
            <w:lang w:val="en-US"/>
          </w:rPr>
          <w:t xml:space="preserve">As part of this effort </w:t>
        </w:r>
        <w:r w:rsidRPr="00352924">
          <w:rPr>
            <w:lang w:val="en-US"/>
          </w:rPr>
          <w:t xml:space="preserve">we successfully developed a Python script to scrape the suburb index from the Australia Post website for use in searching the pdf data for textual locations. This is demonstrated in accompanying </w:t>
        </w:r>
        <w:proofErr w:type="spellStart"/>
        <w:r w:rsidRPr="00352924">
          <w:rPr>
            <w:lang w:val="en-US"/>
          </w:rPr>
          <w:t>Jupyter</w:t>
        </w:r>
        <w:proofErr w:type="spellEnd"/>
        <w:r w:rsidRPr="00352924">
          <w:rPr>
            <w:lang w:val="en-US"/>
          </w:rPr>
          <w:t xml:space="preserve"> notebook </w:t>
        </w:r>
        <w:proofErr w:type="spellStart"/>
        <w:r w:rsidRPr="00352924">
          <w:rPr>
            <w:rFonts w:ascii="Courier New" w:hAnsi="Courier New" w:cs="Courier New"/>
            <w:sz w:val="20"/>
            <w:szCs w:val="20"/>
            <w:lang w:val="en-US"/>
          </w:rPr>
          <w:t>scrape_AP_suburb_</w:t>
        </w:r>
        <w:proofErr w:type="gramStart"/>
        <w:r w:rsidRPr="00352924">
          <w:rPr>
            <w:rFonts w:ascii="Courier New" w:hAnsi="Courier New" w:cs="Courier New"/>
            <w:sz w:val="20"/>
            <w:szCs w:val="20"/>
            <w:lang w:val="en-US"/>
          </w:rPr>
          <w:t>list.ipynb</w:t>
        </w:r>
        <w:proofErr w:type="spellEnd"/>
        <w:proofErr w:type="gramEnd"/>
        <w:r w:rsidRPr="00352924">
          <w:rPr>
            <w:lang w:val="en-US"/>
          </w:rPr>
          <w:t>.</w:t>
        </w:r>
      </w:ins>
    </w:p>
    <w:p w14:paraId="0F6CD1BF" w14:textId="379C6306" w:rsidR="00490E7E" w:rsidRPr="00352924" w:rsidRDefault="00352924" w:rsidP="00352924">
      <w:pPr>
        <w:pStyle w:val="Heading2"/>
        <w:pPrChange w:id="370" w:author="Christopher Symons" w:date="2020-11-06T14:32:00Z">
          <w:pPr/>
        </w:pPrChange>
      </w:pPr>
      <w:ins w:id="371" w:author="Christopher Symons" w:date="2020-11-06T14:32:00Z">
        <w:r w:rsidRPr="00352924">
          <w:rPr>
            <w:rPrChange w:id="372" w:author="Christopher Symons" w:date="2020-11-06T14:32:00Z">
              <w:rPr>
                <w:highlight w:val="yellow"/>
              </w:rPr>
            </w:rPrChange>
          </w:rPr>
          <w:t>Census data</w:t>
        </w:r>
      </w:ins>
    </w:p>
    <w:p w14:paraId="42FA79AE" w14:textId="75C97AB5" w:rsidR="000B261F" w:rsidRDefault="00C65909" w:rsidP="000B261F">
      <w:r w:rsidRPr="00352924">
        <w:t xml:space="preserve">The census data was </w:t>
      </w:r>
      <w:del w:id="373" w:author="Matthew Colwell" w:date="2020-11-05T06:56:00Z">
        <w:r w:rsidRPr="00352924" w:rsidDel="00797530">
          <w:delText xml:space="preserve">based </w:delText>
        </w:r>
      </w:del>
      <w:ins w:id="374" w:author="Matthew Colwell" w:date="2020-11-05T06:56:00Z">
        <w:r w:rsidR="00797530" w:rsidRPr="00352924">
          <w:t>grouped by</w:t>
        </w:r>
      </w:ins>
      <w:del w:id="375" w:author="Matthew Colwell" w:date="2020-11-05T06:56:00Z">
        <w:r w:rsidRPr="00352924" w:rsidDel="00797530">
          <w:delText>on</w:delText>
        </w:r>
      </w:del>
      <w:r w:rsidRPr="00352924">
        <w:t xml:space="preserve"> LGA</w:t>
      </w:r>
      <w:ins w:id="376" w:author="Matthew Colwell" w:date="2020-11-05T06:56:00Z">
        <w:r w:rsidR="00797530" w:rsidRPr="00352924">
          <w:t>s</w:t>
        </w:r>
      </w:ins>
      <w:r w:rsidRPr="00352924">
        <w:t xml:space="preserve"> (local Government areas)</w:t>
      </w:r>
      <w:ins w:id="377" w:author="Matthew Colwell" w:date="2020-11-05T06:56:00Z">
        <w:r w:rsidR="00797530" w:rsidRPr="00352924">
          <w:t>.</w:t>
        </w:r>
      </w:ins>
      <w:del w:id="378" w:author="Matthew Colwell" w:date="2020-11-05T06:56:00Z">
        <w:r w:rsidRPr="00352924" w:rsidDel="00797530">
          <w:delText>,</w:delText>
        </w:r>
      </w:del>
      <w:r w:rsidRPr="00352924">
        <w:t xml:space="preserve"> </w:t>
      </w:r>
      <w:del w:id="379" w:author="Matthew Colwell" w:date="2020-11-05T06:56:00Z">
        <w:r w:rsidRPr="00352924" w:rsidDel="00797530">
          <w:delText>t</w:delText>
        </w:r>
      </w:del>
      <w:ins w:id="380" w:author="Matthew Colwell" w:date="2020-11-05T06:56:00Z">
        <w:r w:rsidR="00797530" w:rsidRPr="00352924">
          <w:t>T</w:t>
        </w:r>
      </w:ins>
      <w:r w:rsidRPr="00352924">
        <w:t xml:space="preserve">here are three levels of local government areas </w:t>
      </w:r>
      <w:r w:rsidR="008A7941" w:rsidRPr="00352924">
        <w:t>and the third level has same geographical boundaries as electoral district</w:t>
      </w:r>
      <w:ins w:id="381" w:author="Matthew Colwell" w:date="2020-11-05T06:56:00Z">
        <w:r w:rsidR="00797530" w:rsidRPr="00352924">
          <w:t>s</w:t>
        </w:r>
      </w:ins>
      <w:r w:rsidR="008A7941" w:rsidRPr="00352924">
        <w:t xml:space="preserve">. Filtering helped </w:t>
      </w:r>
      <w:del w:id="382" w:author="Matthew Colwell" w:date="2020-11-05T06:57:00Z">
        <w:r w:rsidR="008A7941" w:rsidRPr="00352924" w:rsidDel="00797530">
          <w:delText xml:space="preserve">us to </w:delText>
        </w:r>
      </w:del>
      <w:r w:rsidR="008A7941" w:rsidRPr="00352924">
        <w:t>narrow down the</w:t>
      </w:r>
      <w:r w:rsidR="008A7941">
        <w:t xml:space="preserve"> data and extract the census data </w:t>
      </w:r>
      <w:del w:id="383" w:author="Matthew Colwell" w:date="2020-11-05T06:57:00Z">
        <w:r w:rsidR="008A7941" w:rsidDel="00797530">
          <w:delText xml:space="preserve">we </w:delText>
        </w:r>
      </w:del>
      <w:r w:rsidR="008A7941">
        <w:t>need</w:t>
      </w:r>
      <w:ins w:id="384" w:author="Matthew Colwell" w:date="2020-11-05T06:57:00Z">
        <w:r w:rsidR="00797530">
          <w:t>ed</w:t>
        </w:r>
      </w:ins>
      <w:r w:rsidR="008A7941">
        <w:t xml:space="preserve"> for each electoral boundary.</w:t>
      </w:r>
    </w:p>
    <w:p w14:paraId="196A7FFA" w14:textId="47FB32C8" w:rsidR="008355EB" w:rsidRDefault="008A7941" w:rsidP="000B261F">
      <w:r>
        <w:t xml:space="preserve">There are 93 entities with more than 1000 major attributes in the combined files. In order to prepare </w:t>
      </w:r>
      <w:del w:id="385" w:author="Matthew Colwell" w:date="2020-11-05T06:57:00Z">
        <w:r w:rsidDel="00797530">
          <w:delText xml:space="preserve">our </w:delText>
        </w:r>
      </w:del>
      <w:ins w:id="386" w:author="Matthew Colwell" w:date="2020-11-05T06:57:00Z">
        <w:r w:rsidR="00797530">
          <w:t xml:space="preserve">the </w:t>
        </w:r>
      </w:ins>
      <w:r>
        <w:t xml:space="preserve">data for EDA, </w:t>
      </w:r>
      <w:ins w:id="387" w:author="Matthew Colwell" w:date="2020-11-05T06:57:00Z">
        <w:r w:rsidR="00797530">
          <w:t xml:space="preserve">some </w:t>
        </w:r>
      </w:ins>
      <w:del w:id="388" w:author="Matthew Colwell" w:date="2020-11-05T06:57:00Z">
        <w:r w:rsidR="008355EB" w:rsidDel="00797530">
          <w:delText xml:space="preserve">we </w:delText>
        </w:r>
      </w:del>
      <w:ins w:id="389" w:author="Matthew Colwell" w:date="2020-11-05T06:57:00Z">
        <w:r w:rsidR="00797530">
          <w:t xml:space="preserve">attributes were </w:t>
        </w:r>
      </w:ins>
      <w:r w:rsidR="008355EB">
        <w:t xml:space="preserve">merged </w:t>
      </w:r>
      <w:del w:id="390" w:author="Matthew Colwell" w:date="2020-11-05T06:57:00Z">
        <w:r w:rsidR="008355EB" w:rsidDel="00797530">
          <w:delText xml:space="preserve">attributes </w:delText>
        </w:r>
      </w:del>
      <w:r w:rsidR="008355EB">
        <w:t xml:space="preserve">together and </w:t>
      </w:r>
      <w:del w:id="391" w:author="Matthew Colwell" w:date="2020-11-05T06:57:00Z">
        <w:r w:rsidR="008355EB" w:rsidDel="00797530">
          <w:delText xml:space="preserve">delete </w:delText>
        </w:r>
      </w:del>
      <w:r w:rsidR="008355EB">
        <w:t>unnecessary</w:t>
      </w:r>
      <w:del w:id="392" w:author="Matthew Colwell" w:date="2020-11-05T06:57:00Z">
        <w:r w:rsidR="008355EB" w:rsidDel="00797530">
          <w:delText xml:space="preserve"> ones</w:delText>
        </w:r>
      </w:del>
      <w:ins w:id="393" w:author="Matthew Colwell" w:date="2020-11-05T06:57:00Z">
        <w:r w:rsidR="00797530">
          <w:t xml:space="preserve"> ones deleted</w:t>
        </w:r>
      </w:ins>
      <w:r w:rsidR="008355EB">
        <w:t>.</w:t>
      </w:r>
    </w:p>
    <w:p w14:paraId="14D81A69" w14:textId="214A0685" w:rsidR="008355EB" w:rsidRDefault="008355EB" w:rsidP="000B261F">
      <w:commentRangeStart w:id="394"/>
      <w:r>
        <w:t>For example, gender, background and ethnicity group did not play a role in our hypothesis. Therefore, such this information has been deleted and we manage to reduce the number of attributes.</w:t>
      </w:r>
      <w:commentRangeEnd w:id="394"/>
      <w:r w:rsidR="00797530">
        <w:rPr>
          <w:rStyle w:val="CommentReference"/>
        </w:rPr>
        <w:commentReference w:id="394"/>
      </w:r>
    </w:p>
    <w:p w14:paraId="2FE8EBF7" w14:textId="4575E8C8" w:rsidR="008355EB" w:rsidRDefault="008355EB" w:rsidP="000B261F">
      <w:commentRangeStart w:id="395"/>
      <w:r>
        <w:t>One thing which we might have done differently if we had time is to categorise attributes before deleting them. In this case we were able to find correlations between them</w:t>
      </w:r>
      <w:r w:rsidR="00456D72">
        <w:t xml:space="preserve"> that might result in finding some interesting outcomes.</w:t>
      </w:r>
      <w:r>
        <w:t xml:space="preserve"> </w:t>
      </w:r>
      <w:commentRangeEnd w:id="395"/>
      <w:r w:rsidR="00797530">
        <w:rPr>
          <w:rStyle w:val="CommentReference"/>
        </w:rPr>
        <w:commentReference w:id="395"/>
      </w:r>
    </w:p>
    <w:p w14:paraId="065B277C" w14:textId="723E89DF" w:rsidR="008355EB" w:rsidRDefault="008355EB" w:rsidP="000B261F">
      <w:del w:id="396" w:author="Matthew Colwell" w:date="2020-11-05T06:59:00Z">
        <w:r w:rsidDel="00C81E11">
          <w:delText>In this stage</w:delText>
        </w:r>
        <w:r w:rsidR="00456D72" w:rsidDel="00C81E11">
          <w:delText>, a</w:delText>
        </w:r>
      </w:del>
      <w:ins w:id="397" w:author="Matthew Colwell" w:date="2020-11-05T06:59:00Z">
        <w:r w:rsidR="00C81E11">
          <w:t>A</w:t>
        </w:r>
      </w:ins>
      <w:r w:rsidR="00456D72">
        <w:t>void</w:t>
      </w:r>
      <w:ins w:id="398" w:author="Matthew Colwell" w:date="2020-11-05T06:59:00Z">
        <w:r w:rsidR="00C81E11">
          <w:t>ing data</w:t>
        </w:r>
      </w:ins>
      <w:r w:rsidR="00456D72">
        <w:t xml:space="preserve"> redundancy was one of </w:t>
      </w:r>
      <w:ins w:id="399" w:author="Matthew Colwell" w:date="2020-11-05T06:59:00Z">
        <w:r w:rsidR="00C81E11">
          <w:t xml:space="preserve">the major </w:t>
        </w:r>
      </w:ins>
      <w:r w:rsidR="00456D72">
        <w:t xml:space="preserve">challenges </w:t>
      </w:r>
      <w:del w:id="400" w:author="Matthew Colwell" w:date="2020-11-05T06:59:00Z">
        <w:r w:rsidR="00456D72" w:rsidDel="00C81E11">
          <w:delText>we encounter in this project</w:delText>
        </w:r>
      </w:del>
      <w:ins w:id="401" w:author="Matthew Colwell" w:date="2020-11-05T06:59:00Z">
        <w:r w:rsidR="00C81E11">
          <w:t xml:space="preserve">encountered </w:t>
        </w:r>
      </w:ins>
      <w:ins w:id="402" w:author="Matthew Colwell" w:date="2020-11-05T07:00:00Z">
        <w:r w:rsidR="00C81E11">
          <w:t>when ingesting the data</w:t>
        </w:r>
      </w:ins>
      <w:r w:rsidR="00456D72">
        <w:t>. Using Git</w:t>
      </w:r>
      <w:del w:id="403" w:author="Matthew Colwell" w:date="2020-11-05T06:56:00Z">
        <w:r w:rsidR="00456D72" w:rsidDel="00797530">
          <w:delText>h</w:delText>
        </w:r>
      </w:del>
      <w:ins w:id="404" w:author="Matthew Colwell" w:date="2020-11-05T06:56:00Z">
        <w:r w:rsidR="00797530">
          <w:t>H</w:t>
        </w:r>
      </w:ins>
      <w:r w:rsidR="00456D72">
        <w:t>ub and creating a</w:t>
      </w:r>
      <w:ins w:id="405" w:author="Matthew Colwell" w:date="2020-11-05T07:00:00Z">
        <w:r w:rsidR="00C81E11">
          <w:t>n SQL</w:t>
        </w:r>
      </w:ins>
      <w:r w:rsidR="00456D72">
        <w:t xml:space="preserve"> database help</w:t>
      </w:r>
      <w:ins w:id="406" w:author="Matthew Colwell" w:date="2020-11-05T07:00:00Z">
        <w:r w:rsidR="00C81E11">
          <w:t>ed</w:t>
        </w:r>
      </w:ins>
      <w:r w:rsidR="00456D72">
        <w:t xml:space="preserve"> </w:t>
      </w:r>
      <w:del w:id="407" w:author="Matthew Colwell" w:date="2020-11-05T07:00:00Z">
        <w:r w:rsidR="00456D72" w:rsidDel="00C81E11">
          <w:delText xml:space="preserve">us </w:delText>
        </w:r>
      </w:del>
      <w:r w:rsidR="00456D72">
        <w:t xml:space="preserve">to </w:t>
      </w:r>
      <w:del w:id="408" w:author="Matthew Colwell" w:date="2020-11-05T07:00:00Z">
        <w:r w:rsidR="00456D72" w:rsidDel="00C81E11">
          <w:delText>nail in this purpose to a great extent</w:delText>
        </w:r>
      </w:del>
      <w:ins w:id="409" w:author="Matthew Colwell" w:date="2020-11-05T07:00:00Z">
        <w:r w:rsidR="00C81E11">
          <w:t xml:space="preserve">mitigate this </w:t>
        </w:r>
      </w:ins>
      <w:ins w:id="410" w:author="Matthew Colwell" w:date="2020-11-05T07:01:00Z">
        <w:r w:rsidR="00C81E11">
          <w:t>issue</w:t>
        </w:r>
      </w:ins>
      <w:r w:rsidR="00456D72">
        <w:t xml:space="preserve">. </w:t>
      </w:r>
    </w:p>
    <w:p w14:paraId="2CACF506" w14:textId="77777777" w:rsidR="00456D72" w:rsidRDefault="00456D72" w:rsidP="000B261F"/>
    <w:p w14:paraId="7EE0BE27" w14:textId="616B052B" w:rsidR="00456D72" w:rsidRDefault="008656A8" w:rsidP="00456D72">
      <w:pPr>
        <w:pStyle w:val="Heading2"/>
      </w:pPr>
      <w:bookmarkStart w:id="411" w:name="_Toc55564708"/>
      <w:r>
        <w:lastRenderedPageBreak/>
        <w:t>Making the Data Fit for Use</w:t>
      </w:r>
      <w:bookmarkEnd w:id="411"/>
    </w:p>
    <w:p w14:paraId="761E48A2" w14:textId="0A1DD1C6" w:rsidR="0095111B" w:rsidRPr="000E18ED" w:rsidDel="00352924" w:rsidRDefault="004804A5" w:rsidP="004804A5">
      <w:pPr>
        <w:rPr>
          <w:del w:id="412" w:author="Christopher Symons" w:date="2020-11-06T14:33:00Z"/>
          <w:highlight w:val="yellow"/>
        </w:rPr>
      </w:pPr>
      <w:del w:id="413" w:author="Christopher Symons" w:date="2020-11-06T14:33:00Z">
        <w:r w:rsidRPr="000E18ED" w:rsidDel="00352924">
          <w:rPr>
            <w:highlight w:val="yellow"/>
          </w:rPr>
          <w:delText>The integrated dataset was accurate and can be used for our intended purpose. In terms of data quality, the consistency was fashioned. However, for some electoral district (records) some attributes were missed mainly because t</w:delText>
        </w:r>
        <w:r w:rsidR="0095111B" w:rsidRPr="000E18ED" w:rsidDel="00352924">
          <w:rPr>
            <w:highlight w:val="yellow"/>
          </w:rPr>
          <w:delText xml:space="preserve">he measure wasn’t available for that records. </w:delText>
        </w:r>
      </w:del>
    </w:p>
    <w:p w14:paraId="75BCC806" w14:textId="383E4EBD" w:rsidR="004804A5" w:rsidRPr="004804A5" w:rsidDel="00352924" w:rsidRDefault="0095111B" w:rsidP="004804A5">
      <w:pPr>
        <w:rPr>
          <w:del w:id="414" w:author="Christopher Symons" w:date="2020-11-06T14:33:00Z"/>
        </w:rPr>
      </w:pPr>
      <w:del w:id="415" w:author="Christopher Symons" w:date="2020-11-06T14:33:00Z">
        <w:r w:rsidRPr="000E18ED" w:rsidDel="00352924">
          <w:rPr>
            <w:highlight w:val="yellow"/>
          </w:rPr>
          <w:delText>The lost data were not re creatable and therefore imputation methods were not applied to enrich dataset.</w:delText>
        </w:r>
        <w:r w:rsidR="004804A5" w:rsidDel="00352924">
          <w:delText xml:space="preserve"> </w:delText>
        </w:r>
      </w:del>
    </w:p>
    <w:p w14:paraId="678BA65C" w14:textId="6F29E529" w:rsidR="00456D72" w:rsidRPr="00456D72" w:rsidDel="00352924" w:rsidRDefault="00C81E11" w:rsidP="00456D72">
      <w:pPr>
        <w:rPr>
          <w:del w:id="416" w:author="Christopher Symons" w:date="2020-11-06T14:33:00Z"/>
        </w:rPr>
      </w:pPr>
      <w:ins w:id="417" w:author="Matthew Colwell" w:date="2020-11-05T07:02:00Z">
        <w:del w:id="418" w:author="Christopher Symons" w:date="2020-11-06T14:33:00Z">
          <w:r w:rsidRPr="00C81E11" w:rsidDel="00352924">
            <w:rPr>
              <w:highlight w:val="yellow"/>
              <w:rPrChange w:id="419" w:author="Matthew Colwell" w:date="2020-11-05T07:02:00Z">
                <w:rPr/>
              </w:rPrChange>
            </w:rPr>
            <w:delText>ALL, I wrote a paragraph for this section, see below. Happy to chop and change with above.</w:delText>
          </w:r>
        </w:del>
      </w:ins>
    </w:p>
    <w:p w14:paraId="71C6BD7C" w14:textId="4793E3D6" w:rsidR="008A7941" w:rsidRDefault="00C81E11" w:rsidP="000B261F">
      <w:r>
        <w:t>To develop a modelling methodology, field linking needed to be applied so that questions such as “does margin of victory at the previous election effect government spending?” could be answered. A question such as this requires relating the spending data to the election results. A question such as “is electorate population strongly correlated to government spending?” required linking the census data with the spending data.</w:t>
      </w:r>
    </w:p>
    <w:p w14:paraId="1FC08D97" w14:textId="77777777" w:rsidR="008656A8" w:rsidRDefault="00C81E11" w:rsidP="000B261F">
      <w:r>
        <w:t xml:space="preserve">Unfortunately, only 77 out of 93 total electorates have spending allocated to them. This meant that 16 electorates had a 0 or null value which needed to be handled (although many projects involve multiple electorates which were removed e.g. highway upgrades). Since it was not necessarily true that those electorates </w:t>
      </w:r>
      <w:r w:rsidR="000E18ED">
        <w:t>had</w:t>
      </w:r>
      <w:r>
        <w:t xml:space="preserve"> zero spending, </w:t>
      </w:r>
      <w:r w:rsidR="000E18ED">
        <w:t xml:space="preserve">and there is no valid way to impute their values from other electorates, </w:t>
      </w:r>
      <w:r>
        <w:t>they were removed from the dataset for modelling.</w:t>
      </w:r>
      <w:r w:rsidR="000E18ED">
        <w:t xml:space="preserve"> </w:t>
      </w:r>
    </w:p>
    <w:p w14:paraId="5A315A1A" w14:textId="15C9D9B8" w:rsidR="00EE1131" w:rsidRDefault="00EE1131" w:rsidP="00EE1131">
      <w:pPr>
        <w:rPr>
          <w:ins w:id="420" w:author="Hung Vu" w:date="2020-11-05T23:39:00Z"/>
        </w:rPr>
      </w:pPr>
      <w:ins w:id="421" w:author="Hung Vu" w:date="2020-11-05T23:38:00Z">
        <w:r>
          <w:t xml:space="preserve">A similar issue occurred with the census data. Queensland electorates were redrawn prior </w:t>
        </w:r>
      </w:ins>
      <w:ins w:id="422" w:author="Hung Vu" w:date="2020-11-05T23:40:00Z">
        <w:r>
          <w:t>to</w:t>
        </w:r>
      </w:ins>
      <w:ins w:id="423" w:author="Hung Vu" w:date="2020-11-05T23:38:00Z">
        <w:r>
          <w:t xml:space="preserve"> 2017 election, whereas the census was conducted in 2016 with the old electorates. Using a document “26.5.17_Extraordinary-Gazette_QRC-Final-Determination”, relationships between 2016 and 2017 electorates were constructed</w:t>
        </w:r>
      </w:ins>
      <w:ins w:id="424" w:author="Hung Vu" w:date="2020-11-05T23:39:00Z">
        <w:r>
          <w:t xml:space="preserve"> and summarised </w:t>
        </w:r>
      </w:ins>
      <w:ins w:id="425" w:author="Hung Vu" w:date="2020-11-05T23:43:00Z">
        <w:r>
          <w:t xml:space="preserve">in </w:t>
        </w:r>
      </w:ins>
      <w:ins w:id="426" w:author="Hung Vu" w:date="2020-11-05T23:45:00Z">
        <w:r w:rsidR="004B767F">
          <w:fldChar w:fldCharType="begin"/>
        </w:r>
        <w:r w:rsidR="004B767F">
          <w:instrText xml:space="preserve"> REF _Ref55512358 \h </w:instrText>
        </w:r>
      </w:ins>
      <w:r w:rsidR="004B767F">
        <w:fldChar w:fldCharType="separate"/>
      </w:r>
      <w:ins w:id="427" w:author="Christopher Symons" w:date="2020-11-06T14:14:00Z">
        <w:r w:rsidR="006D028A">
          <w:t xml:space="preserve">Table </w:t>
        </w:r>
        <w:r w:rsidR="006D028A">
          <w:rPr>
            <w:noProof/>
          </w:rPr>
          <w:t>1</w:t>
        </w:r>
      </w:ins>
      <w:ins w:id="428" w:author="Hung Vu" w:date="2020-11-05T23:45:00Z">
        <w:r w:rsidR="004B767F">
          <w:fldChar w:fldCharType="end"/>
        </w:r>
      </w:ins>
      <w:ins w:id="429" w:author="Hung Vu" w:date="2020-11-05T23:38:00Z">
        <w:r>
          <w:t xml:space="preserve">. The new 2017 electorates’ Census data were estimated as average of all 2016 electorates, which they were drawn from. For example, Bancroft would have estimated Census data that were calculated from Murrumba, Kurwongbah, Morayfield, </w:t>
        </w:r>
        <w:proofErr w:type="spellStart"/>
        <w:r>
          <w:t>Pumicestone</w:t>
        </w:r>
        <w:proofErr w:type="spellEnd"/>
        <w:r>
          <w:t>. There were some name changes, where Census data remained the same.</w:t>
        </w:r>
      </w:ins>
      <w:ins w:id="430" w:author="Hung Vu" w:date="2020-11-05T23:45:00Z">
        <w:r w:rsidR="004B767F">
          <w:t xml:space="preserve"> </w:t>
        </w:r>
      </w:ins>
      <w:ins w:id="431" w:author="Hung Vu" w:date="2020-11-05T23:46:00Z">
        <w:r w:rsidR="004B767F">
          <w:t xml:space="preserve">This transformation helped reducing </w:t>
        </w:r>
      </w:ins>
      <w:ins w:id="432" w:author="Hung Vu" w:date="2020-11-05T23:47:00Z">
        <w:r w:rsidR="004B767F">
          <w:t>data loss.</w:t>
        </w:r>
      </w:ins>
    </w:p>
    <w:tbl>
      <w:tblPr>
        <w:tblStyle w:val="TableGrid"/>
        <w:tblW w:w="0" w:type="auto"/>
        <w:tblLook w:val="04A0" w:firstRow="1" w:lastRow="0" w:firstColumn="1" w:lastColumn="0" w:noHBand="0" w:noVBand="1"/>
      </w:tblPr>
      <w:tblGrid>
        <w:gridCol w:w="3964"/>
        <w:gridCol w:w="5052"/>
      </w:tblGrid>
      <w:tr w:rsidR="00EE1131" w14:paraId="1BE09D41" w14:textId="77777777" w:rsidTr="00EE1131">
        <w:trPr>
          <w:ins w:id="433" w:author="Hung Vu" w:date="2020-11-05T23:39:00Z"/>
        </w:trPr>
        <w:tc>
          <w:tcPr>
            <w:tcW w:w="3964" w:type="dxa"/>
          </w:tcPr>
          <w:p w14:paraId="4399ACC4" w14:textId="77777777" w:rsidR="00EE1131" w:rsidRDefault="00EE1131" w:rsidP="00EE1131">
            <w:pPr>
              <w:rPr>
                <w:ins w:id="434" w:author="Hung Vu" w:date="2020-11-05T23:39:00Z"/>
              </w:rPr>
            </w:pPr>
            <w:ins w:id="435" w:author="Hung Vu" w:date="2020-11-05T23:39:00Z">
              <w:r>
                <w:t>2017 State Electoral Divisions (SEDs)</w:t>
              </w:r>
            </w:ins>
          </w:p>
        </w:tc>
        <w:tc>
          <w:tcPr>
            <w:tcW w:w="5052" w:type="dxa"/>
          </w:tcPr>
          <w:p w14:paraId="7985C4EC" w14:textId="77777777" w:rsidR="00EE1131" w:rsidRDefault="00EE1131" w:rsidP="00EE1131">
            <w:pPr>
              <w:rPr>
                <w:ins w:id="436" w:author="Hung Vu" w:date="2020-11-05T23:39:00Z"/>
              </w:rPr>
            </w:pPr>
            <w:ins w:id="437" w:author="Hung Vu" w:date="2020-11-05T23:39:00Z">
              <w:r>
                <w:t>Drawn from equivalent 2016 SEDs</w:t>
              </w:r>
            </w:ins>
          </w:p>
        </w:tc>
      </w:tr>
      <w:tr w:rsidR="00EE1131" w14:paraId="2AF3B7B0" w14:textId="77777777" w:rsidTr="00EE1131">
        <w:trPr>
          <w:ins w:id="438" w:author="Hung Vu" w:date="2020-11-05T23:39:00Z"/>
        </w:trPr>
        <w:tc>
          <w:tcPr>
            <w:tcW w:w="3964" w:type="dxa"/>
            <w:vAlign w:val="bottom"/>
          </w:tcPr>
          <w:p w14:paraId="12FD827C" w14:textId="77777777" w:rsidR="00EE1131" w:rsidRPr="0081753E" w:rsidRDefault="00EE1131" w:rsidP="00EE1131">
            <w:pPr>
              <w:jc w:val="left"/>
              <w:rPr>
                <w:ins w:id="439" w:author="Hung Vu" w:date="2020-11-05T23:39:00Z"/>
                <w:rFonts w:cs="Arial"/>
              </w:rPr>
            </w:pPr>
            <w:ins w:id="440" w:author="Hung Vu" w:date="2020-11-05T23:39:00Z">
              <w:r w:rsidRPr="0081753E">
                <w:rPr>
                  <w:rFonts w:cs="Arial"/>
                  <w:color w:val="000000"/>
                </w:rPr>
                <w:t>Bancroft</w:t>
              </w:r>
            </w:ins>
          </w:p>
        </w:tc>
        <w:tc>
          <w:tcPr>
            <w:tcW w:w="5052" w:type="dxa"/>
            <w:vAlign w:val="bottom"/>
          </w:tcPr>
          <w:p w14:paraId="2283878C" w14:textId="77777777" w:rsidR="00EE1131" w:rsidRPr="0081753E" w:rsidRDefault="00EE1131" w:rsidP="00EE1131">
            <w:pPr>
              <w:jc w:val="left"/>
              <w:rPr>
                <w:ins w:id="441" w:author="Hung Vu" w:date="2020-11-05T23:39:00Z"/>
                <w:rFonts w:cs="Arial"/>
                <w:sz w:val="20"/>
                <w:szCs w:val="20"/>
              </w:rPr>
            </w:pPr>
            <w:ins w:id="442" w:author="Hung Vu" w:date="2020-11-05T23:39:00Z">
              <w:r w:rsidRPr="0081753E">
                <w:rPr>
                  <w:rFonts w:cs="Arial"/>
                  <w:color w:val="000000"/>
                  <w:sz w:val="20"/>
                  <w:szCs w:val="20"/>
                </w:rPr>
                <w:t xml:space="preserve">Murrumba, Kurwongbah, Morayfield, </w:t>
              </w:r>
              <w:proofErr w:type="spellStart"/>
              <w:r w:rsidRPr="0081753E">
                <w:rPr>
                  <w:rFonts w:cs="Arial"/>
                  <w:color w:val="000000"/>
                  <w:sz w:val="20"/>
                  <w:szCs w:val="20"/>
                </w:rPr>
                <w:t>Pumicestone</w:t>
              </w:r>
              <w:proofErr w:type="spellEnd"/>
            </w:ins>
          </w:p>
        </w:tc>
      </w:tr>
      <w:tr w:rsidR="00EE1131" w14:paraId="170E25D2" w14:textId="77777777" w:rsidTr="00EE1131">
        <w:trPr>
          <w:ins w:id="443" w:author="Hung Vu" w:date="2020-11-05T23:39:00Z"/>
        </w:trPr>
        <w:tc>
          <w:tcPr>
            <w:tcW w:w="3964" w:type="dxa"/>
          </w:tcPr>
          <w:p w14:paraId="62DAACC2" w14:textId="77777777" w:rsidR="00EE1131" w:rsidRDefault="00EE1131" w:rsidP="00EE1131">
            <w:pPr>
              <w:rPr>
                <w:ins w:id="444" w:author="Hung Vu" w:date="2020-11-05T23:39:00Z"/>
              </w:rPr>
            </w:pPr>
            <w:ins w:id="445" w:author="Hung Vu" w:date="2020-11-05T23:39:00Z">
              <w:r>
                <w:t>Bonney</w:t>
              </w:r>
            </w:ins>
          </w:p>
        </w:tc>
        <w:tc>
          <w:tcPr>
            <w:tcW w:w="5052" w:type="dxa"/>
          </w:tcPr>
          <w:p w14:paraId="7A2275CD" w14:textId="77777777" w:rsidR="00EE1131" w:rsidRDefault="00EE1131" w:rsidP="00EE1131">
            <w:pPr>
              <w:rPr>
                <w:ins w:id="446" w:author="Hung Vu" w:date="2020-11-05T23:39:00Z"/>
              </w:rPr>
            </w:pPr>
            <w:ins w:id="447" w:author="Hung Vu" w:date="2020-11-05T23:39:00Z">
              <w:r>
                <w:t>Southport, Broadwater</w:t>
              </w:r>
            </w:ins>
          </w:p>
        </w:tc>
      </w:tr>
      <w:tr w:rsidR="00EE1131" w14:paraId="7EA85206" w14:textId="77777777" w:rsidTr="00EE1131">
        <w:trPr>
          <w:ins w:id="448" w:author="Hung Vu" w:date="2020-11-05T23:39:00Z"/>
        </w:trPr>
        <w:tc>
          <w:tcPr>
            <w:tcW w:w="3964" w:type="dxa"/>
          </w:tcPr>
          <w:p w14:paraId="14CDB5F2" w14:textId="77777777" w:rsidR="00EE1131" w:rsidRDefault="00EE1131" w:rsidP="00EE1131">
            <w:pPr>
              <w:rPr>
                <w:ins w:id="449" w:author="Hung Vu" w:date="2020-11-05T23:39:00Z"/>
              </w:rPr>
            </w:pPr>
            <w:ins w:id="450" w:author="Hung Vu" w:date="2020-11-05T23:39:00Z">
              <w:r>
                <w:t>Cooper</w:t>
              </w:r>
            </w:ins>
          </w:p>
        </w:tc>
        <w:tc>
          <w:tcPr>
            <w:tcW w:w="5052" w:type="dxa"/>
          </w:tcPr>
          <w:p w14:paraId="32C9B16C" w14:textId="77777777" w:rsidR="00EE1131" w:rsidRDefault="00EE1131" w:rsidP="00EE1131">
            <w:pPr>
              <w:rPr>
                <w:ins w:id="451" w:author="Hung Vu" w:date="2020-11-05T23:39:00Z"/>
              </w:rPr>
            </w:pPr>
            <w:ins w:id="452" w:author="Hung Vu" w:date="2020-11-05T23:39:00Z">
              <w:r>
                <w:t>Ashgrove</w:t>
              </w:r>
            </w:ins>
          </w:p>
        </w:tc>
      </w:tr>
      <w:tr w:rsidR="00EE1131" w14:paraId="7645D705" w14:textId="77777777" w:rsidTr="00EE1131">
        <w:trPr>
          <w:ins w:id="453" w:author="Hung Vu" w:date="2020-11-05T23:39:00Z"/>
        </w:trPr>
        <w:tc>
          <w:tcPr>
            <w:tcW w:w="3964" w:type="dxa"/>
          </w:tcPr>
          <w:p w14:paraId="1A5FAF8F" w14:textId="77777777" w:rsidR="00EE1131" w:rsidRDefault="00EE1131" w:rsidP="00EE1131">
            <w:pPr>
              <w:rPr>
                <w:ins w:id="454" w:author="Hung Vu" w:date="2020-11-05T23:39:00Z"/>
              </w:rPr>
            </w:pPr>
            <w:ins w:id="455" w:author="Hung Vu" w:date="2020-11-05T23:39:00Z">
              <w:r>
                <w:t>Hill</w:t>
              </w:r>
            </w:ins>
          </w:p>
        </w:tc>
        <w:tc>
          <w:tcPr>
            <w:tcW w:w="5052" w:type="dxa"/>
          </w:tcPr>
          <w:p w14:paraId="63DED2B2" w14:textId="77777777" w:rsidR="00EE1131" w:rsidRDefault="00EE1131" w:rsidP="00EE1131">
            <w:pPr>
              <w:rPr>
                <w:ins w:id="456" w:author="Hung Vu" w:date="2020-11-05T23:39:00Z"/>
              </w:rPr>
            </w:pPr>
            <w:ins w:id="457" w:author="Hung Vu" w:date="2020-11-05T23:39:00Z">
              <w:r>
                <w:t>Dalrymple</w:t>
              </w:r>
            </w:ins>
          </w:p>
        </w:tc>
      </w:tr>
      <w:tr w:rsidR="00EE1131" w14:paraId="35B437B5" w14:textId="77777777" w:rsidTr="00EE1131">
        <w:trPr>
          <w:ins w:id="458" w:author="Hung Vu" w:date="2020-11-05T23:39:00Z"/>
        </w:trPr>
        <w:tc>
          <w:tcPr>
            <w:tcW w:w="3964" w:type="dxa"/>
          </w:tcPr>
          <w:p w14:paraId="7056CB48" w14:textId="77777777" w:rsidR="00EE1131" w:rsidRDefault="00EE1131" w:rsidP="00EE1131">
            <w:pPr>
              <w:rPr>
                <w:ins w:id="459" w:author="Hung Vu" w:date="2020-11-05T23:39:00Z"/>
              </w:rPr>
            </w:pPr>
            <w:ins w:id="460" w:author="Hung Vu" w:date="2020-11-05T23:39:00Z">
              <w:r>
                <w:t>Jordan</w:t>
              </w:r>
            </w:ins>
          </w:p>
        </w:tc>
        <w:tc>
          <w:tcPr>
            <w:tcW w:w="5052" w:type="dxa"/>
          </w:tcPr>
          <w:p w14:paraId="4CC17BB9" w14:textId="77777777" w:rsidR="00EE1131" w:rsidRDefault="00EE1131" w:rsidP="00EE1131">
            <w:pPr>
              <w:rPr>
                <w:ins w:id="461" w:author="Hung Vu" w:date="2020-11-05T23:39:00Z"/>
              </w:rPr>
            </w:pPr>
            <w:ins w:id="462" w:author="Hung Vu" w:date="2020-11-05T23:39:00Z">
              <w:r>
                <w:t>Bundamba, Inala, Algester, Lockyer, Logan</w:t>
              </w:r>
            </w:ins>
          </w:p>
        </w:tc>
      </w:tr>
      <w:tr w:rsidR="00EE1131" w14:paraId="6F0CA9DA" w14:textId="77777777" w:rsidTr="00EE1131">
        <w:trPr>
          <w:ins w:id="463" w:author="Hung Vu" w:date="2020-11-05T23:39:00Z"/>
        </w:trPr>
        <w:tc>
          <w:tcPr>
            <w:tcW w:w="3964" w:type="dxa"/>
          </w:tcPr>
          <w:p w14:paraId="5DC9E9E0" w14:textId="77777777" w:rsidR="00EE1131" w:rsidRDefault="00EE1131" w:rsidP="00EE1131">
            <w:pPr>
              <w:rPr>
                <w:ins w:id="464" w:author="Hung Vu" w:date="2020-11-05T23:39:00Z"/>
              </w:rPr>
            </w:pPr>
            <w:ins w:id="465" w:author="Hung Vu" w:date="2020-11-05T23:39:00Z">
              <w:r>
                <w:t>Kurwongbah</w:t>
              </w:r>
            </w:ins>
          </w:p>
        </w:tc>
        <w:tc>
          <w:tcPr>
            <w:tcW w:w="5052" w:type="dxa"/>
          </w:tcPr>
          <w:p w14:paraId="261E2F63" w14:textId="77777777" w:rsidR="00EE1131" w:rsidRDefault="00EE1131" w:rsidP="00EE1131">
            <w:pPr>
              <w:rPr>
                <w:ins w:id="466" w:author="Hung Vu" w:date="2020-11-05T23:39:00Z"/>
              </w:rPr>
            </w:pPr>
            <w:ins w:id="467" w:author="Hung Vu" w:date="2020-11-05T23:39:00Z">
              <w:r>
                <w:t>Kallangur</w:t>
              </w:r>
            </w:ins>
          </w:p>
        </w:tc>
      </w:tr>
      <w:tr w:rsidR="00EE1131" w14:paraId="672685F9" w14:textId="77777777" w:rsidTr="00EE1131">
        <w:trPr>
          <w:ins w:id="468" w:author="Hung Vu" w:date="2020-11-05T23:39:00Z"/>
        </w:trPr>
        <w:tc>
          <w:tcPr>
            <w:tcW w:w="3964" w:type="dxa"/>
          </w:tcPr>
          <w:p w14:paraId="53DCF593" w14:textId="77777777" w:rsidR="00EE1131" w:rsidRDefault="00EE1131" w:rsidP="00EE1131">
            <w:pPr>
              <w:rPr>
                <w:ins w:id="469" w:author="Hung Vu" w:date="2020-11-05T23:39:00Z"/>
              </w:rPr>
            </w:pPr>
            <w:ins w:id="470" w:author="Hung Vu" w:date="2020-11-05T23:39:00Z">
              <w:r>
                <w:t>Macalister</w:t>
              </w:r>
            </w:ins>
          </w:p>
        </w:tc>
        <w:tc>
          <w:tcPr>
            <w:tcW w:w="5052" w:type="dxa"/>
          </w:tcPr>
          <w:p w14:paraId="5EC5D919" w14:textId="77777777" w:rsidR="00EE1131" w:rsidRDefault="00EE1131" w:rsidP="00EE1131">
            <w:pPr>
              <w:rPr>
                <w:ins w:id="471" w:author="Hung Vu" w:date="2020-11-05T23:39:00Z"/>
              </w:rPr>
            </w:pPr>
            <w:ins w:id="472" w:author="Hung Vu" w:date="2020-11-05T23:39:00Z">
              <w:r>
                <w:t>Waterford, Coomera, Albert, Redlands</w:t>
              </w:r>
            </w:ins>
          </w:p>
        </w:tc>
      </w:tr>
      <w:tr w:rsidR="00EE1131" w14:paraId="2C02524D" w14:textId="77777777" w:rsidTr="00EE1131">
        <w:trPr>
          <w:ins w:id="473" w:author="Hung Vu" w:date="2020-11-05T23:39:00Z"/>
        </w:trPr>
        <w:tc>
          <w:tcPr>
            <w:tcW w:w="3964" w:type="dxa"/>
          </w:tcPr>
          <w:p w14:paraId="4BEE7EE4" w14:textId="77777777" w:rsidR="00EE1131" w:rsidRDefault="00EE1131" w:rsidP="00EE1131">
            <w:pPr>
              <w:rPr>
                <w:ins w:id="474" w:author="Hung Vu" w:date="2020-11-05T23:39:00Z"/>
              </w:rPr>
            </w:pPr>
            <w:proofErr w:type="spellStart"/>
            <w:ins w:id="475" w:author="Hung Vu" w:date="2020-11-05T23:39:00Z">
              <w:r>
                <w:t>Maiwar</w:t>
              </w:r>
              <w:proofErr w:type="spellEnd"/>
            </w:ins>
          </w:p>
        </w:tc>
        <w:tc>
          <w:tcPr>
            <w:tcW w:w="5052" w:type="dxa"/>
          </w:tcPr>
          <w:p w14:paraId="1786DE14" w14:textId="77777777" w:rsidR="00EE1131" w:rsidRDefault="00EE1131" w:rsidP="00EE1131">
            <w:pPr>
              <w:rPr>
                <w:ins w:id="476" w:author="Hung Vu" w:date="2020-11-05T23:39:00Z"/>
              </w:rPr>
            </w:pPr>
            <w:ins w:id="477" w:author="Hung Vu" w:date="2020-11-05T23:39:00Z">
              <w:r>
                <w:t>Mount Coot-</w:t>
              </w:r>
              <w:proofErr w:type="spellStart"/>
              <w:r>
                <w:t>tha</w:t>
              </w:r>
              <w:proofErr w:type="spellEnd"/>
            </w:ins>
          </w:p>
        </w:tc>
      </w:tr>
      <w:tr w:rsidR="00EE1131" w14:paraId="788475F2" w14:textId="77777777" w:rsidTr="00EE1131">
        <w:trPr>
          <w:ins w:id="478" w:author="Hung Vu" w:date="2020-11-05T23:39:00Z"/>
        </w:trPr>
        <w:tc>
          <w:tcPr>
            <w:tcW w:w="3964" w:type="dxa"/>
          </w:tcPr>
          <w:p w14:paraId="701C0DD1" w14:textId="77777777" w:rsidR="00EE1131" w:rsidRDefault="00EE1131" w:rsidP="00EE1131">
            <w:pPr>
              <w:rPr>
                <w:ins w:id="479" w:author="Hung Vu" w:date="2020-11-05T23:39:00Z"/>
              </w:rPr>
            </w:pPr>
            <w:ins w:id="480" w:author="Hung Vu" w:date="2020-11-05T23:39:00Z">
              <w:r>
                <w:t>Miller</w:t>
              </w:r>
            </w:ins>
          </w:p>
        </w:tc>
        <w:tc>
          <w:tcPr>
            <w:tcW w:w="5052" w:type="dxa"/>
          </w:tcPr>
          <w:p w14:paraId="7F4AED74" w14:textId="77777777" w:rsidR="00EE1131" w:rsidRDefault="00EE1131" w:rsidP="00EE1131">
            <w:pPr>
              <w:rPr>
                <w:ins w:id="481" w:author="Hung Vu" w:date="2020-11-05T23:39:00Z"/>
              </w:rPr>
            </w:pPr>
            <w:ins w:id="482" w:author="Hung Vu" w:date="2020-11-05T23:39:00Z">
              <w:r>
                <w:t>Indooroopilly, Yeerongpilly</w:t>
              </w:r>
            </w:ins>
          </w:p>
        </w:tc>
      </w:tr>
      <w:tr w:rsidR="00EE1131" w14:paraId="7B7B1F7A" w14:textId="77777777" w:rsidTr="00EE1131">
        <w:trPr>
          <w:ins w:id="483" w:author="Hung Vu" w:date="2020-11-05T23:39:00Z"/>
        </w:trPr>
        <w:tc>
          <w:tcPr>
            <w:tcW w:w="3964" w:type="dxa"/>
          </w:tcPr>
          <w:p w14:paraId="0CADBA08" w14:textId="77777777" w:rsidR="00EE1131" w:rsidRDefault="00EE1131" w:rsidP="00EE1131">
            <w:pPr>
              <w:rPr>
                <w:ins w:id="484" w:author="Hung Vu" w:date="2020-11-05T23:39:00Z"/>
              </w:rPr>
            </w:pPr>
            <w:ins w:id="485" w:author="Hung Vu" w:date="2020-11-05T23:39:00Z">
              <w:r>
                <w:t>McConnel</w:t>
              </w:r>
            </w:ins>
          </w:p>
        </w:tc>
        <w:tc>
          <w:tcPr>
            <w:tcW w:w="5052" w:type="dxa"/>
          </w:tcPr>
          <w:p w14:paraId="7FC674C8" w14:textId="77777777" w:rsidR="00EE1131" w:rsidRDefault="00EE1131" w:rsidP="00EE1131">
            <w:pPr>
              <w:rPr>
                <w:ins w:id="486" w:author="Hung Vu" w:date="2020-11-05T23:39:00Z"/>
              </w:rPr>
            </w:pPr>
            <w:ins w:id="487" w:author="Hung Vu" w:date="2020-11-05T23:39:00Z">
              <w:r>
                <w:t>Brisbane Central</w:t>
              </w:r>
            </w:ins>
          </w:p>
        </w:tc>
      </w:tr>
      <w:tr w:rsidR="00EE1131" w14:paraId="577356A5" w14:textId="77777777" w:rsidTr="00EE1131">
        <w:trPr>
          <w:ins w:id="488" w:author="Hung Vu" w:date="2020-11-05T23:39:00Z"/>
        </w:trPr>
        <w:tc>
          <w:tcPr>
            <w:tcW w:w="3964" w:type="dxa"/>
          </w:tcPr>
          <w:p w14:paraId="3D739138" w14:textId="77777777" w:rsidR="00EE1131" w:rsidRDefault="00EE1131" w:rsidP="00EE1131">
            <w:pPr>
              <w:rPr>
                <w:ins w:id="489" w:author="Hung Vu" w:date="2020-11-05T23:39:00Z"/>
              </w:rPr>
            </w:pPr>
            <w:proofErr w:type="spellStart"/>
            <w:ins w:id="490" w:author="Hung Vu" w:date="2020-11-05T23:39:00Z">
              <w:r>
                <w:t>Ninderry</w:t>
              </w:r>
              <w:proofErr w:type="spellEnd"/>
            </w:ins>
          </w:p>
        </w:tc>
        <w:tc>
          <w:tcPr>
            <w:tcW w:w="5052" w:type="dxa"/>
          </w:tcPr>
          <w:p w14:paraId="1596DB9A" w14:textId="77777777" w:rsidR="00EE1131" w:rsidRDefault="00EE1131" w:rsidP="00EE1131">
            <w:pPr>
              <w:rPr>
                <w:ins w:id="491" w:author="Hung Vu" w:date="2020-11-05T23:39:00Z"/>
              </w:rPr>
            </w:pPr>
            <w:ins w:id="492" w:author="Hung Vu" w:date="2020-11-05T23:39:00Z">
              <w:r>
                <w:t>Noosa, Nicklin, Buderim, Maroochydore</w:t>
              </w:r>
            </w:ins>
          </w:p>
        </w:tc>
      </w:tr>
      <w:tr w:rsidR="00EE1131" w14:paraId="7BDB3C51" w14:textId="77777777" w:rsidTr="00EE1131">
        <w:trPr>
          <w:ins w:id="493" w:author="Hung Vu" w:date="2020-11-05T23:39:00Z"/>
        </w:trPr>
        <w:tc>
          <w:tcPr>
            <w:tcW w:w="3964" w:type="dxa"/>
          </w:tcPr>
          <w:p w14:paraId="7ECFDE84" w14:textId="77777777" w:rsidR="00EE1131" w:rsidRDefault="00EE1131" w:rsidP="00EE1131">
            <w:pPr>
              <w:rPr>
                <w:ins w:id="494" w:author="Hung Vu" w:date="2020-11-05T23:39:00Z"/>
              </w:rPr>
            </w:pPr>
            <w:ins w:id="495" w:author="Hung Vu" w:date="2020-11-05T23:39:00Z">
              <w:r>
                <w:t>Oodgeroo</w:t>
              </w:r>
            </w:ins>
          </w:p>
        </w:tc>
        <w:tc>
          <w:tcPr>
            <w:tcW w:w="5052" w:type="dxa"/>
          </w:tcPr>
          <w:p w14:paraId="07986159" w14:textId="77777777" w:rsidR="00EE1131" w:rsidRDefault="00EE1131" w:rsidP="00EE1131">
            <w:pPr>
              <w:rPr>
                <w:ins w:id="496" w:author="Hung Vu" w:date="2020-11-05T23:39:00Z"/>
              </w:rPr>
            </w:pPr>
            <w:ins w:id="497" w:author="Hung Vu" w:date="2020-11-05T23:39:00Z">
              <w:r>
                <w:t>Cleveland</w:t>
              </w:r>
            </w:ins>
          </w:p>
        </w:tc>
      </w:tr>
      <w:tr w:rsidR="00EE1131" w14:paraId="53AE38FF" w14:textId="77777777" w:rsidTr="00EE1131">
        <w:trPr>
          <w:ins w:id="498" w:author="Hung Vu" w:date="2020-11-05T23:39:00Z"/>
        </w:trPr>
        <w:tc>
          <w:tcPr>
            <w:tcW w:w="3964" w:type="dxa"/>
          </w:tcPr>
          <w:p w14:paraId="24A5D6FB" w14:textId="77777777" w:rsidR="00EE1131" w:rsidRDefault="00EE1131" w:rsidP="00EE1131">
            <w:pPr>
              <w:rPr>
                <w:ins w:id="499" w:author="Hung Vu" w:date="2020-11-05T23:39:00Z"/>
              </w:rPr>
            </w:pPr>
            <w:ins w:id="500" w:author="Hung Vu" w:date="2020-11-05T23:39:00Z">
              <w:r>
                <w:t>Scenic Rim</w:t>
              </w:r>
            </w:ins>
          </w:p>
        </w:tc>
        <w:tc>
          <w:tcPr>
            <w:tcW w:w="5052" w:type="dxa"/>
          </w:tcPr>
          <w:p w14:paraId="09350FDD" w14:textId="77777777" w:rsidR="00EE1131" w:rsidRDefault="00EE1131" w:rsidP="00EE1131">
            <w:pPr>
              <w:rPr>
                <w:ins w:id="501" w:author="Hung Vu" w:date="2020-11-05T23:39:00Z"/>
              </w:rPr>
            </w:pPr>
            <w:ins w:id="502" w:author="Hung Vu" w:date="2020-11-05T23:39:00Z">
              <w:r>
                <w:t>Beaudesert</w:t>
              </w:r>
            </w:ins>
          </w:p>
        </w:tc>
      </w:tr>
      <w:tr w:rsidR="00EE1131" w14:paraId="6938BB92" w14:textId="77777777" w:rsidTr="00EE1131">
        <w:trPr>
          <w:ins w:id="503" w:author="Hung Vu" w:date="2020-11-05T23:39:00Z"/>
        </w:trPr>
        <w:tc>
          <w:tcPr>
            <w:tcW w:w="3964" w:type="dxa"/>
          </w:tcPr>
          <w:p w14:paraId="5DCD72D0" w14:textId="77777777" w:rsidR="00EE1131" w:rsidRDefault="00EE1131" w:rsidP="00EE1131">
            <w:pPr>
              <w:rPr>
                <w:ins w:id="504" w:author="Hung Vu" w:date="2020-11-05T23:39:00Z"/>
              </w:rPr>
            </w:pPr>
            <w:ins w:id="505" w:author="Hung Vu" w:date="2020-11-05T23:39:00Z">
              <w:r>
                <w:t>Theodore</w:t>
              </w:r>
            </w:ins>
          </w:p>
        </w:tc>
        <w:tc>
          <w:tcPr>
            <w:tcW w:w="5052" w:type="dxa"/>
          </w:tcPr>
          <w:p w14:paraId="2DBA9026" w14:textId="77777777" w:rsidR="00EE1131" w:rsidRDefault="00EE1131" w:rsidP="00EE1131">
            <w:pPr>
              <w:rPr>
                <w:ins w:id="506" w:author="Hung Vu" w:date="2020-11-05T23:39:00Z"/>
              </w:rPr>
            </w:pPr>
            <w:ins w:id="507" w:author="Hung Vu" w:date="2020-11-05T23:39:00Z">
              <w:r>
                <w:t>Albert</w:t>
              </w:r>
            </w:ins>
          </w:p>
        </w:tc>
      </w:tr>
      <w:tr w:rsidR="00EE1131" w14:paraId="114B570B" w14:textId="77777777" w:rsidTr="00EE1131">
        <w:trPr>
          <w:ins w:id="508" w:author="Hung Vu" w:date="2020-11-05T23:39:00Z"/>
        </w:trPr>
        <w:tc>
          <w:tcPr>
            <w:tcW w:w="3964" w:type="dxa"/>
          </w:tcPr>
          <w:p w14:paraId="4080D1F7" w14:textId="77777777" w:rsidR="00EE1131" w:rsidRDefault="00EE1131" w:rsidP="00EE1131">
            <w:pPr>
              <w:rPr>
                <w:ins w:id="509" w:author="Hung Vu" w:date="2020-11-05T23:39:00Z"/>
              </w:rPr>
            </w:pPr>
            <w:ins w:id="510" w:author="Hung Vu" w:date="2020-11-05T23:39:00Z">
              <w:r>
                <w:t>Toohey</w:t>
              </w:r>
            </w:ins>
          </w:p>
        </w:tc>
        <w:tc>
          <w:tcPr>
            <w:tcW w:w="5052" w:type="dxa"/>
          </w:tcPr>
          <w:p w14:paraId="2903C939" w14:textId="77777777" w:rsidR="00EE1131" w:rsidRDefault="00EE1131" w:rsidP="00EE1131">
            <w:pPr>
              <w:rPr>
                <w:ins w:id="511" w:author="Hung Vu" w:date="2020-11-05T23:39:00Z"/>
              </w:rPr>
            </w:pPr>
            <w:ins w:id="512" w:author="Hung Vu" w:date="2020-11-05T23:39:00Z">
              <w:r>
                <w:t>Sunnybank</w:t>
              </w:r>
            </w:ins>
          </w:p>
        </w:tc>
      </w:tr>
      <w:tr w:rsidR="00EE1131" w14:paraId="76DE4940" w14:textId="77777777" w:rsidTr="00EE1131">
        <w:trPr>
          <w:ins w:id="513" w:author="Hung Vu" w:date="2020-11-05T23:39:00Z"/>
        </w:trPr>
        <w:tc>
          <w:tcPr>
            <w:tcW w:w="3964" w:type="dxa"/>
          </w:tcPr>
          <w:p w14:paraId="1256F17A" w14:textId="77777777" w:rsidR="00EE1131" w:rsidRDefault="00EE1131" w:rsidP="00EE1131">
            <w:pPr>
              <w:rPr>
                <w:ins w:id="514" w:author="Hung Vu" w:date="2020-11-05T23:39:00Z"/>
              </w:rPr>
            </w:pPr>
            <w:ins w:id="515" w:author="Hung Vu" w:date="2020-11-05T23:39:00Z">
              <w:r>
                <w:t>Traeger</w:t>
              </w:r>
            </w:ins>
          </w:p>
        </w:tc>
        <w:tc>
          <w:tcPr>
            <w:tcW w:w="5052" w:type="dxa"/>
          </w:tcPr>
          <w:p w14:paraId="2C7A9CCE" w14:textId="77777777" w:rsidR="00EE1131" w:rsidRDefault="00EE1131" w:rsidP="00EE1131">
            <w:pPr>
              <w:rPr>
                <w:ins w:id="516" w:author="Hung Vu" w:date="2020-11-05T23:39:00Z"/>
              </w:rPr>
            </w:pPr>
            <w:ins w:id="517" w:author="Hung Vu" w:date="2020-11-05T23:39:00Z">
              <w:r>
                <w:t>Mount Isa</w:t>
              </w:r>
            </w:ins>
          </w:p>
        </w:tc>
      </w:tr>
    </w:tbl>
    <w:p w14:paraId="1DDB5001" w14:textId="3CA38EE3" w:rsidR="00EE1131" w:rsidRDefault="004B767F">
      <w:pPr>
        <w:pStyle w:val="Caption"/>
        <w:jc w:val="center"/>
        <w:rPr>
          <w:ins w:id="518" w:author="Hung Vu" w:date="2020-11-05T23:38:00Z"/>
        </w:rPr>
        <w:pPrChange w:id="519" w:author="Hung Vu" w:date="2020-11-05T23:45:00Z">
          <w:pPr/>
        </w:pPrChange>
      </w:pPr>
      <w:bookmarkStart w:id="520" w:name="_Ref55512358"/>
      <w:ins w:id="521" w:author="Hung Vu" w:date="2020-11-05T23:45:00Z">
        <w:r>
          <w:t xml:space="preserve">Table </w:t>
        </w:r>
        <w:r>
          <w:fldChar w:fldCharType="begin"/>
        </w:r>
        <w:r>
          <w:instrText xml:space="preserve"> SEQ Table \* ARABIC </w:instrText>
        </w:r>
      </w:ins>
      <w:r>
        <w:fldChar w:fldCharType="separate"/>
      </w:r>
      <w:ins w:id="522" w:author="Christopher Symons" w:date="2020-11-06T14:14:00Z">
        <w:r w:rsidR="006D028A">
          <w:rPr>
            <w:noProof/>
          </w:rPr>
          <w:t>1</w:t>
        </w:r>
      </w:ins>
      <w:ins w:id="523" w:author="Hung Vu" w:date="2020-11-05T23:45:00Z">
        <w:r>
          <w:fldChar w:fldCharType="end"/>
        </w:r>
      </w:ins>
      <w:bookmarkEnd w:id="520"/>
      <w:ins w:id="524" w:author="Hung Vu" w:date="2020-11-05T23:40:00Z">
        <w:r w:rsidR="00EE1131">
          <w:t>: 2016 and 2017 SED Comparison</w:t>
        </w:r>
      </w:ins>
    </w:p>
    <w:p w14:paraId="27AA4F6B" w14:textId="77777777" w:rsidR="00EE1131" w:rsidRDefault="00EE1131" w:rsidP="00EE1131">
      <w:pPr>
        <w:rPr>
          <w:ins w:id="525" w:author="Hung Vu" w:date="2020-11-05T23:40:00Z"/>
        </w:rPr>
      </w:pPr>
      <w:ins w:id="526" w:author="Hung Vu" w:date="2020-11-05T23:40:00Z">
        <w:r>
          <w:t xml:space="preserve">Census population data was combined into three groups by age, which are </w:t>
        </w:r>
        <w:proofErr w:type="gramStart"/>
        <w:r>
          <w:t>0-20 year-old</w:t>
        </w:r>
        <w:proofErr w:type="gramEnd"/>
        <w:r>
          <w:t xml:space="preserve"> (</w:t>
        </w:r>
        <w:proofErr w:type="spellStart"/>
        <w:r>
          <w:t>Under_Age</w:t>
        </w:r>
        <w:proofErr w:type="spellEnd"/>
        <w:r>
          <w:t>), 21-65 year-old (</w:t>
        </w:r>
        <w:proofErr w:type="spellStart"/>
        <w:r>
          <w:t>Working_Age</w:t>
        </w:r>
        <w:proofErr w:type="spellEnd"/>
        <w:r>
          <w:t>) and over 65 year-old (Retired) groups. This transformation was based on our understanding that each age group might have different social needs, which might impact the government’s spending. For example, public health, transport infrastructure, education needs were believed to differ amongst the groups. The count data of each group was calculated as a proportion of total population for each electorate. Therefore, during modelling stage, one of the groups (</w:t>
        </w:r>
        <w:proofErr w:type="spellStart"/>
        <w:r>
          <w:t>Under_Age</w:t>
        </w:r>
        <w:proofErr w:type="spellEnd"/>
        <w:r>
          <w:t xml:space="preserve">) was excluded to avoid collinearity with the other two (i.e. </w:t>
        </w:r>
        <w:proofErr w:type="spellStart"/>
        <w:r>
          <w:t>Under_Age</w:t>
        </w:r>
        <w:proofErr w:type="spellEnd"/>
        <w:r>
          <w:t xml:space="preserve"> + </w:t>
        </w:r>
        <w:proofErr w:type="spellStart"/>
        <w:r>
          <w:t>Working_Age</w:t>
        </w:r>
        <w:proofErr w:type="spellEnd"/>
        <w:r>
          <w:t xml:space="preserve"> + Retired = 100%). </w:t>
        </w:r>
      </w:ins>
    </w:p>
    <w:p w14:paraId="3A50D0CA" w14:textId="66E42A22" w:rsidR="008A7941" w:rsidDel="00EE1131" w:rsidRDefault="000E18ED" w:rsidP="000B261F">
      <w:pPr>
        <w:rPr>
          <w:del w:id="527" w:author="Hung Vu" w:date="2020-11-05T23:38:00Z"/>
        </w:rPr>
      </w:pPr>
      <w:del w:id="528" w:author="Hung Vu" w:date="2020-11-05T23:38:00Z">
        <w:r w:rsidDel="00EE1131">
          <w:delText>A similar issue occurred with the census data</w:delText>
        </w:r>
        <w:r w:rsidR="008656A8" w:rsidDel="00EE1131">
          <w:delText xml:space="preserve">. Queensland electorates were redrawn for the 2017 </w:delText>
        </w:r>
        <w:r w:rsidR="00AE5236" w:rsidDel="00EE1131">
          <w:delText>election,</w:delText>
        </w:r>
        <w:r w:rsidR="008656A8" w:rsidDel="00EE1131">
          <w:delText xml:space="preserve"> </w:delText>
        </w:r>
        <w:r w:rsidR="00AE5236" w:rsidDel="00EE1131">
          <w:delText>however,</w:delText>
        </w:r>
        <w:r w:rsidR="008656A8" w:rsidDel="00EE1131">
          <w:delText xml:space="preserve"> the census was conducted in 2016 with the old electorates. </w:delText>
        </w:r>
        <w:r w:rsidR="00AE5236" w:rsidDel="00EE1131">
          <w:delText>Fortunately, the majority of the new electorates were directly relatable to the new ones, so the data loss was minimal. If time permitted, more work could have been done to restore this lost data.</w:delText>
        </w:r>
      </w:del>
    </w:p>
    <w:p w14:paraId="5799AA75" w14:textId="5A8FC35E" w:rsidR="008A7941" w:rsidDel="00352924" w:rsidRDefault="008656A8" w:rsidP="000B261F">
      <w:pPr>
        <w:rPr>
          <w:del w:id="529" w:author="Christopher Symons" w:date="2020-11-06T14:33:00Z"/>
        </w:rPr>
      </w:pPr>
      <w:r>
        <w:t xml:space="preserve">Finally, for data preparation, </w:t>
      </w:r>
      <w:r w:rsidR="000E18ED">
        <w:t>all spending and income data needed to be transformed to its natural logarithm to linearise the data.</w:t>
      </w:r>
    </w:p>
    <w:p w14:paraId="43F838EC" w14:textId="77777777" w:rsidR="000B261F" w:rsidRDefault="000B261F" w:rsidP="00B078F8"/>
    <w:p w14:paraId="5E7F09F6" w14:textId="77777777" w:rsidR="003E1522" w:rsidRDefault="003E1522" w:rsidP="0023172C">
      <w:pPr>
        <w:sectPr w:rsidR="003E1522">
          <w:pgSz w:w="11906" w:h="16838"/>
          <w:pgMar w:top="1440" w:right="1440" w:bottom="1440" w:left="1440" w:header="708" w:footer="708" w:gutter="0"/>
          <w:cols w:space="708"/>
          <w:docGrid w:linePitch="360"/>
        </w:sectPr>
      </w:pPr>
    </w:p>
    <w:p w14:paraId="4AAE0246" w14:textId="01C55D72" w:rsidR="0023172C" w:rsidRDefault="002C1CFA" w:rsidP="0023172C">
      <w:pPr>
        <w:pStyle w:val="Heading1"/>
      </w:pPr>
      <w:bookmarkStart w:id="530" w:name="_Toc55564709"/>
      <w:r>
        <w:lastRenderedPageBreak/>
        <w:t>Making the Data Confess</w:t>
      </w:r>
      <w:bookmarkEnd w:id="530"/>
    </w:p>
    <w:p w14:paraId="0B9E914B" w14:textId="24C8D571" w:rsidR="002C1CFA" w:rsidRPr="002C1CFA" w:rsidRDefault="002C1CFA" w:rsidP="002C1CFA">
      <w:pPr>
        <w:pStyle w:val="Heading2"/>
      </w:pPr>
      <w:bookmarkStart w:id="531" w:name="_Toc55564710"/>
      <w:r>
        <w:t>Correlation Mining</w:t>
      </w:r>
      <w:bookmarkEnd w:id="531"/>
    </w:p>
    <w:p w14:paraId="4C5D0C66" w14:textId="0D34E051" w:rsidR="00131AF2" w:rsidRDefault="0095111B" w:rsidP="0023172C">
      <w:r w:rsidRPr="00131AF2">
        <w:t xml:space="preserve">The first step </w:t>
      </w:r>
      <w:r w:rsidR="00AE5236">
        <w:t xml:space="preserve">towards making the data confess was to test the project’s </w:t>
      </w:r>
      <w:r w:rsidRPr="00131AF2">
        <w:t xml:space="preserve">hypothesis </w:t>
      </w:r>
      <w:r w:rsidR="00AE5236">
        <w:t xml:space="preserve">by </w:t>
      </w:r>
      <w:r w:rsidRPr="00131AF2">
        <w:t>conducting an Explanatory Data Analysis</w:t>
      </w:r>
      <w:r w:rsidR="00AE5236">
        <w:t>.</w:t>
      </w:r>
      <w:r w:rsidRPr="00131AF2">
        <w:t xml:space="preserve"> </w:t>
      </w:r>
      <w:r w:rsidR="00AE5236">
        <w:fldChar w:fldCharType="begin"/>
      </w:r>
      <w:r w:rsidR="00AE5236">
        <w:instrText xml:space="preserve"> REF _Ref55454422 \h </w:instrText>
      </w:r>
      <w:r w:rsidR="00AE5236">
        <w:fldChar w:fldCharType="separate"/>
      </w:r>
      <w:ins w:id="532" w:author="Christopher Symons" w:date="2020-11-06T14:14:00Z">
        <w:r w:rsidR="006D028A">
          <w:t xml:space="preserve">Figure </w:t>
        </w:r>
        <w:r w:rsidR="006D028A">
          <w:rPr>
            <w:noProof/>
          </w:rPr>
          <w:t>3</w:t>
        </w:r>
        <w:r w:rsidR="006D028A">
          <w:noBreakHyphen/>
        </w:r>
        <w:r w:rsidR="006D028A">
          <w:rPr>
            <w:noProof/>
          </w:rPr>
          <w:t>1</w:t>
        </w:r>
      </w:ins>
      <w:del w:id="533" w:author="Christopher Symons" w:date="2020-11-06T14:11:00Z">
        <w:r w:rsidR="00AE5236" w:rsidDel="006D028A">
          <w:delText xml:space="preserve">Figure </w:delText>
        </w:r>
        <w:r w:rsidR="00AE5236" w:rsidDel="006D028A">
          <w:rPr>
            <w:noProof/>
          </w:rPr>
          <w:delText>2</w:delText>
        </w:r>
      </w:del>
      <w:r w:rsidR="00AE5236">
        <w:fldChar w:fldCharType="end"/>
      </w:r>
      <w:r w:rsidR="00AE5236">
        <w:t xml:space="preserve"> below shows the outcome of this </w:t>
      </w:r>
      <w:r w:rsidR="00EA79FD">
        <w:t>exercise for some key variables; for the purpose of this analysis, the most important row in the “Log Spending” row.</w:t>
      </w:r>
    </w:p>
    <w:p w14:paraId="1B6417A4" w14:textId="1DDEBF90" w:rsidR="00AE5236" w:rsidRDefault="00AE5236" w:rsidP="00EA79FD">
      <w:pPr>
        <w:jc w:val="center"/>
      </w:pPr>
      <w:r w:rsidRPr="00AE5236">
        <w:rPr>
          <w:noProof/>
        </w:rPr>
        <w:drawing>
          <wp:inline distT="0" distB="0" distL="0" distR="0" wp14:anchorId="0567A639" wp14:editId="746080F1">
            <wp:extent cx="4893223" cy="4958398"/>
            <wp:effectExtent l="0" t="0" r="317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5">
                      <a:extLst>
                        <a:ext uri="{28A0092B-C50C-407E-A947-70E740481C1C}">
                          <a14:useLocalDpi xmlns:a14="http://schemas.microsoft.com/office/drawing/2010/main" val="0"/>
                        </a:ext>
                      </a:extLst>
                    </a:blip>
                    <a:srcRect l="28490" t="17460"/>
                    <a:stretch/>
                  </pic:blipFill>
                  <pic:spPr>
                    <a:xfrm>
                      <a:off x="0" y="0"/>
                      <a:ext cx="4893223" cy="4958398"/>
                    </a:xfrm>
                    <a:prstGeom prst="rect">
                      <a:avLst/>
                    </a:prstGeom>
                  </pic:spPr>
                </pic:pic>
              </a:graphicData>
            </a:graphic>
          </wp:inline>
        </w:drawing>
      </w:r>
    </w:p>
    <w:p w14:paraId="6CF65BF1" w14:textId="1075A85A" w:rsidR="00AE5236" w:rsidRDefault="00AE5236" w:rsidP="00EA79FD">
      <w:pPr>
        <w:pStyle w:val="Caption"/>
        <w:jc w:val="center"/>
      </w:pPr>
      <w:bookmarkStart w:id="534" w:name="_Ref55454422"/>
      <w:r>
        <w:t xml:space="preserve">Figure </w:t>
      </w:r>
      <w:ins w:id="535" w:author="Matthew Colwell" w:date="2020-11-06T12:33:00Z">
        <w:r w:rsidR="004F28D4">
          <w:fldChar w:fldCharType="begin"/>
        </w:r>
        <w:r w:rsidR="004F28D4">
          <w:instrText xml:space="preserve"> STYLEREF 1 \s </w:instrText>
        </w:r>
      </w:ins>
      <w:r w:rsidR="004F28D4">
        <w:fldChar w:fldCharType="separate"/>
      </w:r>
      <w:r w:rsidR="006D028A">
        <w:rPr>
          <w:noProof/>
        </w:rPr>
        <w:t>3</w:t>
      </w:r>
      <w:ins w:id="536" w:author="Matthew Colwell" w:date="2020-11-06T12:33:00Z">
        <w:r w:rsidR="004F28D4">
          <w:fldChar w:fldCharType="end"/>
        </w:r>
        <w:r w:rsidR="004F28D4">
          <w:noBreakHyphen/>
        </w:r>
        <w:r w:rsidR="004F28D4">
          <w:fldChar w:fldCharType="begin"/>
        </w:r>
        <w:r w:rsidR="004F28D4">
          <w:instrText xml:space="preserve"> SEQ Figure \* ARABIC \s 1 </w:instrText>
        </w:r>
      </w:ins>
      <w:r w:rsidR="004F28D4">
        <w:fldChar w:fldCharType="separate"/>
      </w:r>
      <w:ins w:id="537" w:author="Christopher Symons" w:date="2020-11-06T14:14:00Z">
        <w:r w:rsidR="006D028A">
          <w:rPr>
            <w:noProof/>
          </w:rPr>
          <w:t>1</w:t>
        </w:r>
      </w:ins>
      <w:ins w:id="538" w:author="Matthew Colwell" w:date="2020-11-06T12:33:00Z">
        <w:r w:rsidR="004F28D4">
          <w:fldChar w:fldCharType="end"/>
        </w:r>
      </w:ins>
      <w:del w:id="539" w:author="Matthew Colwell" w:date="2020-11-06T12:33:00Z">
        <w:r w:rsidR="009A1956" w:rsidDel="004F28D4">
          <w:fldChar w:fldCharType="begin"/>
        </w:r>
        <w:r w:rsidR="009A1956" w:rsidDel="004F28D4">
          <w:delInstrText xml:space="preserve"> SEQ Figure \* ARABIC </w:delInstrText>
        </w:r>
        <w:r w:rsidR="009A1956" w:rsidDel="004F28D4">
          <w:fldChar w:fldCharType="separate"/>
        </w:r>
        <w:r w:rsidR="0054121B" w:rsidDel="004F28D4">
          <w:rPr>
            <w:noProof/>
          </w:rPr>
          <w:delText>2</w:delText>
        </w:r>
        <w:r w:rsidR="009A1956" w:rsidDel="004F28D4">
          <w:rPr>
            <w:noProof/>
          </w:rPr>
          <w:fldChar w:fldCharType="end"/>
        </w:r>
      </w:del>
      <w:bookmarkEnd w:id="534"/>
      <w:r>
        <w:t>: Preliminary Correlation Matrix</w:t>
      </w:r>
      <w:r w:rsidR="00EA79FD">
        <w:t>. Significant correlations (p &gt; 0.05) denoted with *.</w:t>
      </w:r>
    </w:p>
    <w:p w14:paraId="361C1DB0" w14:textId="0F1576D2" w:rsidR="007B126D" w:rsidRDefault="007B126D" w:rsidP="007B126D">
      <w:pPr>
        <w:pStyle w:val="Heading2"/>
      </w:pPr>
      <w:bookmarkStart w:id="540" w:name="_Ref55558171"/>
      <w:bookmarkStart w:id="541" w:name="_Toc55564711"/>
      <w:r>
        <w:t>Simple Linear Model</w:t>
      </w:r>
      <w:r w:rsidR="000B60BB">
        <w:t>s</w:t>
      </w:r>
      <w:bookmarkEnd w:id="540"/>
      <w:bookmarkEnd w:id="541"/>
    </w:p>
    <w:p w14:paraId="457C0618" w14:textId="387E0A1D" w:rsidR="004F28D4" w:rsidRPr="004F28D4" w:rsidRDefault="004F28D4" w:rsidP="004F28D4">
      <w:r>
        <w:t xml:space="preserve">The original goal of this analysis was to determine if evidence exists for </w:t>
      </w:r>
      <w:proofErr w:type="spellStart"/>
      <w:r>
        <w:t>porkbarrelling</w:t>
      </w:r>
      <w:proofErr w:type="spellEnd"/>
      <w:r>
        <w:t xml:space="preserve"> in the Queensland electorate</w:t>
      </w:r>
      <w:ins w:id="542" w:author="Matthew Colwell" w:date="2020-11-06T12:34:00Z">
        <w:r>
          <w:t>s</w:t>
        </w:r>
      </w:ins>
      <w:r>
        <w:t xml:space="preserve">. The hypothesis was that electorates won on low margins would have increased spending. Fortunately for the populous, there is only weak evidence that this is the case. </w:t>
      </w:r>
      <w:ins w:id="543" w:author="Matthew Colwell" w:date="2020-11-06T12:35:00Z">
        <w:r>
          <w:t xml:space="preserve">This is detailed in </w:t>
        </w:r>
        <w:r>
          <w:fldChar w:fldCharType="begin"/>
        </w:r>
        <w:r>
          <w:instrText xml:space="preserve"> REF _Ref55558539 \h </w:instrText>
        </w:r>
      </w:ins>
      <w:r>
        <w:fldChar w:fldCharType="separate"/>
      </w:r>
      <w:ins w:id="544" w:author="Christopher Symons" w:date="2020-11-06T14:14:00Z">
        <w:r w:rsidR="006D028A">
          <w:t xml:space="preserve">Figure </w:t>
        </w:r>
        <w:r w:rsidR="006D028A">
          <w:rPr>
            <w:noProof/>
          </w:rPr>
          <w:t>3</w:t>
        </w:r>
        <w:r w:rsidR="006D028A">
          <w:noBreakHyphen/>
        </w:r>
        <w:r w:rsidR="006D028A">
          <w:rPr>
            <w:noProof/>
          </w:rPr>
          <w:t>2</w:t>
        </w:r>
      </w:ins>
      <w:ins w:id="545" w:author="Matthew Colwell" w:date="2020-11-06T12:35:00Z">
        <w:r>
          <w:fldChar w:fldCharType="end"/>
        </w:r>
        <w:r>
          <w:t xml:space="preserve"> below.</w:t>
        </w:r>
      </w:ins>
    </w:p>
    <w:p w14:paraId="647C6A6F" w14:textId="7AD697F2" w:rsidR="000B60BB" w:rsidRDefault="004F28D4" w:rsidP="004F28D4">
      <w:pPr>
        <w:pStyle w:val="Caption"/>
      </w:pPr>
      <w:bookmarkStart w:id="546" w:name="_Ref55558539"/>
      <w:r>
        <w:lastRenderedPageBreak/>
        <w:t xml:space="preserve">Figure </w:t>
      </w:r>
      <w:fldSimple w:instr=" STYLEREF 1 \s ">
        <w:r w:rsidR="006D028A">
          <w:rPr>
            <w:noProof/>
          </w:rPr>
          <w:t>3</w:t>
        </w:r>
      </w:fldSimple>
      <w:r>
        <w:noBreakHyphen/>
      </w:r>
      <w:fldSimple w:instr=" SEQ Figure \* ARABIC \s 1 ">
        <w:r w:rsidR="006D028A">
          <w:rPr>
            <w:noProof/>
          </w:rPr>
          <w:t>2</w:t>
        </w:r>
      </w:fldSimple>
      <w:bookmarkEnd w:id="546"/>
      <w:r>
        <w:t>: Linear Models Detailing Relationship between Spending and Seat Margins</w:t>
      </w:r>
      <w:r>
        <w:rPr>
          <w:noProof/>
        </w:rPr>
        <w:drawing>
          <wp:anchor distT="0" distB="0" distL="114300" distR="114300" simplePos="0" relativeHeight="251666432" behindDoc="0" locked="0" layoutInCell="1" allowOverlap="1" wp14:anchorId="12D98366" wp14:editId="1A0CF42C">
            <wp:simplePos x="0" y="0"/>
            <wp:positionH relativeFrom="column">
              <wp:posOffset>-657225</wp:posOffset>
            </wp:positionH>
            <wp:positionV relativeFrom="paragraph">
              <wp:posOffset>0</wp:posOffset>
            </wp:positionV>
            <wp:extent cx="3515088" cy="3600000"/>
            <wp:effectExtent l="0" t="0" r="9525" b="63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15088" cy="360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79900660" wp14:editId="2B756F9D">
            <wp:simplePos x="0" y="0"/>
            <wp:positionH relativeFrom="margin">
              <wp:posOffset>2952750</wp:posOffset>
            </wp:positionH>
            <wp:positionV relativeFrom="paragraph">
              <wp:posOffset>0</wp:posOffset>
            </wp:positionV>
            <wp:extent cx="3514916" cy="3600000"/>
            <wp:effectExtent l="0" t="0" r="9525" b="63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14916"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974586" w14:textId="0F408746" w:rsidR="004F28D4" w:rsidRDefault="004F28D4" w:rsidP="000B60BB">
      <w:pPr>
        <w:rPr>
          <w:ins w:id="547" w:author="Matthew Colwell" w:date="2020-11-06T12:35:00Z"/>
        </w:rPr>
      </w:pPr>
      <w:ins w:id="548" w:author="Matthew Colwell" w:date="2020-11-06T12:35:00Z">
        <w:r>
          <w:t>Unfortunately, there is moderate evidence that Labour</w:t>
        </w:r>
      </w:ins>
      <w:ins w:id="549" w:author="Matthew Colwell" w:date="2020-11-06T12:36:00Z">
        <w:r>
          <w:t>, the current party in power who controls the state budget,</w:t>
        </w:r>
      </w:ins>
      <w:ins w:id="550" w:author="Matthew Colwell" w:date="2020-11-06T12:35:00Z">
        <w:r>
          <w:t xml:space="preserve"> is more likely to </w:t>
        </w:r>
      </w:ins>
      <w:ins w:id="551" w:author="Matthew Colwell" w:date="2020-11-06T12:36:00Z">
        <w:r>
          <w:t xml:space="preserve">spend in seats which they won in 2017. This is shown in detail in Section </w:t>
        </w:r>
      </w:ins>
      <w:ins w:id="552" w:author="Matthew Colwell" w:date="2020-11-06T12:37:00Z">
        <w:r>
          <w:fldChar w:fldCharType="begin"/>
        </w:r>
        <w:r>
          <w:instrText xml:space="preserve"> REF _Ref55558647 \n \h </w:instrText>
        </w:r>
      </w:ins>
      <w:r>
        <w:fldChar w:fldCharType="separate"/>
      </w:r>
      <w:ins w:id="553" w:author="Christopher Symons" w:date="2020-11-06T14:14:00Z">
        <w:r w:rsidR="006D028A">
          <w:t>3.3</w:t>
        </w:r>
      </w:ins>
      <w:ins w:id="554" w:author="Matthew Colwell" w:date="2020-11-06T12:37:00Z">
        <w:r>
          <w:fldChar w:fldCharType="end"/>
        </w:r>
        <w:r>
          <w:t>.</w:t>
        </w:r>
      </w:ins>
    </w:p>
    <w:p w14:paraId="184F8595" w14:textId="363BC8E8" w:rsidR="000B60BB" w:rsidRDefault="000B60BB" w:rsidP="000B60BB">
      <w:r>
        <w:t>Because of the number of feature variables compared, several spurious relationships were identified. The strongest correlation by p-value was between spending and the proportion of the population who walks to work. However, these relationships did not satisfy the assumptions of the linear model, as seen in below.</w:t>
      </w:r>
    </w:p>
    <w:p w14:paraId="3DC45DA0" w14:textId="77777777" w:rsidR="000B60BB" w:rsidRDefault="000B60BB" w:rsidP="000B60BB">
      <w:pPr>
        <w:spacing w:after="0"/>
        <w:jc w:val="center"/>
      </w:pPr>
      <w:r w:rsidRPr="00E613EE">
        <w:rPr>
          <w:noProof/>
        </w:rPr>
        <w:drawing>
          <wp:inline distT="0" distB="0" distL="0" distR="0" wp14:anchorId="18F60C37" wp14:editId="323F5FF7">
            <wp:extent cx="4147118" cy="3133725"/>
            <wp:effectExtent l="0" t="0" r="635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28">
                      <a:extLst>
                        <a:ext uri="{28A0092B-C50C-407E-A947-70E740481C1C}">
                          <a14:useLocalDpi xmlns:a14="http://schemas.microsoft.com/office/drawing/2010/main" val="0"/>
                        </a:ext>
                      </a:extLst>
                    </a:blip>
                    <a:srcRect t="11794"/>
                    <a:stretch/>
                  </pic:blipFill>
                  <pic:spPr>
                    <a:xfrm>
                      <a:off x="0" y="0"/>
                      <a:ext cx="4232867" cy="3198520"/>
                    </a:xfrm>
                    <a:prstGeom prst="rect">
                      <a:avLst/>
                    </a:prstGeom>
                  </pic:spPr>
                </pic:pic>
              </a:graphicData>
            </a:graphic>
          </wp:inline>
        </w:drawing>
      </w:r>
    </w:p>
    <w:p w14:paraId="31489B51" w14:textId="5C4153AE" w:rsidR="000B60BB" w:rsidRDefault="000B60BB" w:rsidP="000B60BB">
      <w:pPr>
        <w:pStyle w:val="Caption"/>
        <w:jc w:val="center"/>
      </w:pPr>
      <w:r>
        <w:t xml:space="preserve">Figure </w:t>
      </w:r>
      <w:fldSimple w:instr=" STYLEREF 1 \s ">
        <w:r w:rsidR="006D028A">
          <w:rPr>
            <w:noProof/>
          </w:rPr>
          <w:t>3</w:t>
        </w:r>
      </w:fldSimple>
      <w:r w:rsidR="004F28D4">
        <w:noBreakHyphen/>
      </w:r>
      <w:fldSimple w:instr=" SEQ Figure \* ARABIC \s 1 ">
        <w:r w:rsidR="006D028A">
          <w:rPr>
            <w:noProof/>
          </w:rPr>
          <w:t>3</w:t>
        </w:r>
      </w:fldSimple>
      <w:r>
        <w:t>: Linear model for spending as a predictor of the proportion of the population who walks to work</w:t>
      </w:r>
    </w:p>
    <w:p w14:paraId="6EF58CA0" w14:textId="497B443F" w:rsidR="007B126D" w:rsidRPr="006D028A" w:rsidRDefault="007B126D">
      <w:pPr>
        <w:pPrChange w:id="555" w:author="Matthew Colwell" w:date="2020-11-06T10:37:00Z">
          <w:pPr>
            <w:pStyle w:val="Caption"/>
            <w:jc w:val="center"/>
          </w:pPr>
        </w:pPrChange>
      </w:pPr>
    </w:p>
    <w:p w14:paraId="4DF7BE9F" w14:textId="5D4031F5" w:rsidR="00EA79FD" w:rsidDel="007B126D" w:rsidRDefault="00EA79FD" w:rsidP="0023172C">
      <w:pPr>
        <w:rPr>
          <w:moveFrom w:id="556" w:author="Matthew Colwell" w:date="2020-11-06T10:36:00Z"/>
        </w:rPr>
      </w:pPr>
      <w:moveFromRangeStart w:id="557" w:author="Matthew Colwell" w:date="2020-11-06T10:36:00Z" w:name="move55551435"/>
      <w:moveFrom w:id="558" w:author="Matthew Colwell" w:date="2020-11-06T10:36:00Z">
        <w:r w:rsidDel="007B126D">
          <w:t xml:space="preserve">From the above it can be seen that a weak negative relationship exists between spending and the seat margin, suggesting weak evidence for the original hypothesis. However, Sigmoid Margin, which is a transformation of the ALP Margin variable, has statistically significance. Since the ALP is the party in power, it is somewhat concerning that they could potentially be spending more heavily in electorates where they won. To illustrate this, a logistic model was developed and is shown below in </w:t>
        </w:r>
        <w:r w:rsidR="00E613EE" w:rsidDel="007B126D">
          <w:fldChar w:fldCharType="begin"/>
        </w:r>
        <w:r w:rsidR="00E613EE" w:rsidDel="007B126D">
          <w:instrText xml:space="preserve"> REF _Ref55455162 \h </w:instrText>
        </w:r>
      </w:moveFrom>
      <w:del w:id="559" w:author="Matthew Colwell" w:date="2020-11-06T10:36:00Z"/>
      <w:moveFrom w:id="560" w:author="Matthew Colwell" w:date="2020-11-06T10:36:00Z">
        <w:r w:rsidR="00E613EE" w:rsidDel="007B126D">
          <w:fldChar w:fldCharType="separate"/>
        </w:r>
        <w:r w:rsidR="00E613EE" w:rsidDel="007B126D">
          <w:t xml:space="preserve">Figure </w:t>
        </w:r>
        <w:r w:rsidR="00E613EE" w:rsidDel="007B126D">
          <w:rPr>
            <w:noProof/>
          </w:rPr>
          <w:t>3</w:t>
        </w:r>
        <w:r w:rsidR="00E613EE" w:rsidDel="007B126D">
          <w:fldChar w:fldCharType="end"/>
        </w:r>
        <w:r w:rsidR="00E613EE" w:rsidDel="007B126D">
          <w:t>.</w:t>
        </w:r>
        <w:bookmarkStart w:id="561" w:name="_Toc55564650"/>
        <w:bookmarkStart w:id="562" w:name="_Toc55564681"/>
        <w:bookmarkStart w:id="563" w:name="_Toc55564712"/>
        <w:bookmarkEnd w:id="561"/>
        <w:bookmarkEnd w:id="562"/>
        <w:bookmarkEnd w:id="563"/>
      </w:moveFrom>
    </w:p>
    <w:moveFromRangeEnd w:id="557"/>
    <w:p w14:paraId="6F006B45" w14:textId="77D7AEA3" w:rsidR="002C1CFA" w:rsidRDefault="002C1CFA" w:rsidP="002C1CFA">
      <w:pPr>
        <w:pStyle w:val="Heading2"/>
        <w:rPr>
          <w:ins w:id="564" w:author="Matthew Colwell" w:date="2020-11-06T10:36:00Z"/>
        </w:rPr>
      </w:pPr>
      <w:del w:id="565" w:author="Matthew Colwell" w:date="2020-11-06T10:37:00Z">
        <w:r w:rsidDel="007B126D">
          <w:delText>Simple Linear</w:delText>
        </w:r>
      </w:del>
      <w:bookmarkStart w:id="566" w:name="_Ref55558647"/>
      <w:bookmarkStart w:id="567" w:name="_Toc55564713"/>
      <w:ins w:id="568" w:author="Matthew Colwell" w:date="2020-11-06T10:37:00Z">
        <w:r w:rsidR="007B126D">
          <w:t>Logistic</w:t>
        </w:r>
      </w:ins>
      <w:r>
        <w:t xml:space="preserve"> Model</w:t>
      </w:r>
      <w:bookmarkEnd w:id="566"/>
      <w:bookmarkEnd w:id="567"/>
      <w:del w:id="569" w:author="Matthew Colwell" w:date="2020-11-06T10:37:00Z">
        <w:r w:rsidDel="007B126D">
          <w:delText>s</w:delText>
        </w:r>
      </w:del>
    </w:p>
    <w:p w14:paraId="38DB9AFE" w14:textId="569BDF2A" w:rsidR="007B126D" w:rsidRDefault="007B126D" w:rsidP="007B126D">
      <w:pPr>
        <w:rPr>
          <w:moveTo w:id="570" w:author="Matthew Colwell" w:date="2020-11-06T10:36:00Z"/>
        </w:rPr>
      </w:pPr>
      <w:moveToRangeStart w:id="571" w:author="Matthew Colwell" w:date="2020-11-06T10:36:00Z" w:name="move55551435"/>
      <w:moveTo w:id="572" w:author="Matthew Colwell" w:date="2020-11-06T10:36:00Z">
        <w:r>
          <w:t xml:space="preserve">From </w:t>
        </w:r>
        <w:del w:id="573" w:author="Matthew Colwell" w:date="2020-11-06T12:28:00Z">
          <w:r w:rsidDel="004F28D4">
            <w:delText>the above</w:delText>
          </w:r>
        </w:del>
      </w:moveTo>
      <w:ins w:id="574" w:author="Matthew Colwell" w:date="2020-11-06T12:28:00Z">
        <w:r w:rsidR="004F28D4">
          <w:t xml:space="preserve">Section </w:t>
        </w:r>
      </w:ins>
      <w:ins w:id="575" w:author="Matthew Colwell" w:date="2020-11-06T12:29:00Z">
        <w:r w:rsidR="004F28D4">
          <w:fldChar w:fldCharType="begin"/>
        </w:r>
        <w:r w:rsidR="004F28D4">
          <w:instrText xml:space="preserve"> REF _Ref55558171 \n \h </w:instrText>
        </w:r>
      </w:ins>
      <w:r w:rsidR="004F28D4">
        <w:fldChar w:fldCharType="separate"/>
      </w:r>
      <w:ins w:id="576" w:author="Christopher Symons" w:date="2020-11-06T14:14:00Z">
        <w:r w:rsidR="006D028A">
          <w:t>3.2</w:t>
        </w:r>
      </w:ins>
      <w:ins w:id="577" w:author="Matthew Colwell" w:date="2020-11-06T12:29:00Z">
        <w:r w:rsidR="004F28D4">
          <w:fldChar w:fldCharType="end"/>
        </w:r>
      </w:ins>
      <w:moveTo w:id="578" w:author="Matthew Colwell" w:date="2020-11-06T10:36:00Z">
        <w:r>
          <w:t xml:space="preserve"> it can be seen that a weak negative relationship exists between spending and the seat margin, suggesting weak evidence for the original hypothesis. However, Sigmoid Margin, which is a transformation of the ALP Margin variable, has statistically significance. Since the ALP is the party in power, it is somewhat concerning that they could potentially be spending more heavily in electorates where they won. To illustrate this, a logistic model was developed and is shown below in </w:t>
        </w:r>
        <w:r>
          <w:fldChar w:fldCharType="begin"/>
        </w:r>
        <w:r>
          <w:instrText xml:space="preserve"> REF _Ref55455162 \h </w:instrText>
        </w:r>
      </w:moveTo>
      <w:moveTo w:id="579" w:author="Matthew Colwell" w:date="2020-11-06T10:36:00Z">
        <w:r>
          <w:fldChar w:fldCharType="separate"/>
        </w:r>
      </w:moveTo>
      <w:ins w:id="580" w:author="Christopher Symons" w:date="2020-11-06T14:14:00Z">
        <w:r w:rsidR="006D028A">
          <w:t xml:space="preserve">Figure </w:t>
        </w:r>
        <w:r w:rsidR="006D028A">
          <w:rPr>
            <w:noProof/>
          </w:rPr>
          <w:t>3</w:t>
        </w:r>
        <w:r w:rsidR="006D028A">
          <w:noBreakHyphen/>
        </w:r>
        <w:r w:rsidR="006D028A">
          <w:rPr>
            <w:noProof/>
          </w:rPr>
          <w:t>4</w:t>
        </w:r>
      </w:ins>
      <w:moveTo w:id="581" w:author="Matthew Colwell" w:date="2020-11-06T10:36:00Z">
        <w:del w:id="582" w:author="Christopher Symons" w:date="2020-11-06T14:11:00Z">
          <w:r w:rsidDel="006D028A">
            <w:delText xml:space="preserve">Figure </w:delText>
          </w:r>
          <w:r w:rsidDel="006D028A">
            <w:rPr>
              <w:noProof/>
            </w:rPr>
            <w:delText>3</w:delText>
          </w:r>
        </w:del>
        <w:r>
          <w:fldChar w:fldCharType="end"/>
        </w:r>
        <w:r>
          <w:t>.</w:t>
        </w:r>
      </w:moveTo>
    </w:p>
    <w:moveToRangeEnd w:id="571"/>
    <w:p w14:paraId="0407C34A" w14:textId="77777777" w:rsidR="007B126D" w:rsidRPr="006D028A" w:rsidRDefault="007B126D">
      <w:pPr>
        <w:pPrChange w:id="583" w:author="Matthew Colwell" w:date="2020-11-06T10:36:00Z">
          <w:pPr>
            <w:pStyle w:val="Heading2"/>
          </w:pPr>
        </w:pPrChange>
      </w:pPr>
    </w:p>
    <w:p w14:paraId="66DB5B71" w14:textId="33369677" w:rsidR="00EA79FD" w:rsidRDefault="00E613EE" w:rsidP="00E613EE">
      <w:pPr>
        <w:spacing w:after="0"/>
        <w:jc w:val="center"/>
      </w:pPr>
      <w:r w:rsidRPr="00E613EE">
        <w:rPr>
          <w:noProof/>
        </w:rPr>
        <w:drawing>
          <wp:inline distT="0" distB="0" distL="0" distR="0" wp14:anchorId="5037243A" wp14:editId="41ADEA05">
            <wp:extent cx="4196363" cy="39147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204811" cy="3922656"/>
                    </a:xfrm>
                    <a:prstGeom prst="rect">
                      <a:avLst/>
                    </a:prstGeom>
                  </pic:spPr>
                </pic:pic>
              </a:graphicData>
            </a:graphic>
          </wp:inline>
        </w:drawing>
      </w:r>
    </w:p>
    <w:p w14:paraId="283F437B" w14:textId="09AA5BB2" w:rsidR="00EA79FD" w:rsidRDefault="00EA79FD" w:rsidP="00E613EE">
      <w:pPr>
        <w:pStyle w:val="Caption"/>
        <w:jc w:val="center"/>
      </w:pPr>
      <w:bookmarkStart w:id="584" w:name="_Ref55455162"/>
      <w:r>
        <w:t xml:space="preserve">Figure </w:t>
      </w:r>
      <w:ins w:id="585" w:author="Matthew Colwell" w:date="2020-11-06T12:33:00Z">
        <w:r w:rsidR="004F28D4">
          <w:fldChar w:fldCharType="begin"/>
        </w:r>
        <w:r w:rsidR="004F28D4">
          <w:instrText xml:space="preserve"> STYLEREF 1 \s </w:instrText>
        </w:r>
      </w:ins>
      <w:r w:rsidR="004F28D4">
        <w:fldChar w:fldCharType="separate"/>
      </w:r>
      <w:r w:rsidR="006D028A">
        <w:rPr>
          <w:noProof/>
        </w:rPr>
        <w:t>3</w:t>
      </w:r>
      <w:ins w:id="586" w:author="Matthew Colwell" w:date="2020-11-06T12:33:00Z">
        <w:r w:rsidR="004F28D4">
          <w:fldChar w:fldCharType="end"/>
        </w:r>
        <w:r w:rsidR="004F28D4">
          <w:noBreakHyphen/>
        </w:r>
        <w:r w:rsidR="004F28D4">
          <w:fldChar w:fldCharType="begin"/>
        </w:r>
        <w:r w:rsidR="004F28D4">
          <w:instrText xml:space="preserve"> SEQ Figure \* ARABIC \s 1 </w:instrText>
        </w:r>
      </w:ins>
      <w:r w:rsidR="004F28D4">
        <w:fldChar w:fldCharType="separate"/>
      </w:r>
      <w:ins w:id="587" w:author="Christopher Symons" w:date="2020-11-06T14:14:00Z">
        <w:r w:rsidR="006D028A">
          <w:rPr>
            <w:noProof/>
          </w:rPr>
          <w:t>4</w:t>
        </w:r>
      </w:ins>
      <w:ins w:id="588" w:author="Matthew Colwell" w:date="2020-11-06T12:33:00Z">
        <w:r w:rsidR="004F28D4">
          <w:fldChar w:fldCharType="end"/>
        </w:r>
      </w:ins>
      <w:del w:id="589" w:author="Matthew Colwell" w:date="2020-11-06T12:33:00Z">
        <w:r w:rsidR="009A1956" w:rsidDel="004F28D4">
          <w:fldChar w:fldCharType="begin"/>
        </w:r>
        <w:r w:rsidR="009A1956" w:rsidDel="004F28D4">
          <w:delInstrText xml:space="preserve"> SEQ Figure \* ARABIC </w:delInstrText>
        </w:r>
        <w:r w:rsidR="009A1956" w:rsidDel="004F28D4">
          <w:fldChar w:fldCharType="separate"/>
        </w:r>
        <w:r w:rsidR="0054121B" w:rsidDel="004F28D4">
          <w:rPr>
            <w:noProof/>
          </w:rPr>
          <w:delText>3</w:delText>
        </w:r>
        <w:r w:rsidR="009A1956" w:rsidDel="004F28D4">
          <w:rPr>
            <w:noProof/>
          </w:rPr>
          <w:fldChar w:fldCharType="end"/>
        </w:r>
      </w:del>
      <w:bookmarkEnd w:id="584"/>
      <w:r>
        <w:t>: Logistic Model for Spending as a Predictor for ALP Winning Electorate in the 2017</w:t>
      </w:r>
      <w:r>
        <w:rPr>
          <w:noProof/>
        </w:rPr>
        <w:t xml:space="preserve"> Election</w:t>
      </w:r>
    </w:p>
    <w:p w14:paraId="4B119B77" w14:textId="53D770AB" w:rsidR="00E613EE" w:rsidDel="000B60BB" w:rsidRDefault="00E613EE" w:rsidP="0023172C">
      <w:pPr>
        <w:rPr>
          <w:del w:id="590" w:author="Matthew Colwell" w:date="2020-11-06T11:11:00Z"/>
        </w:rPr>
      </w:pPr>
      <w:del w:id="591" w:author="Matthew Colwell" w:date="2020-11-06T11:11:00Z">
        <w:r w:rsidDel="000B60BB">
          <w:delText>Because of the number of feature variables compared, several spurious relationships were identified. The strongest correlation by p-value was between spending and the proportion of the population who walks to work. However, these relationships did not satisfy the assumptions of the linear model, as seen in below.</w:delText>
        </w:r>
        <w:bookmarkStart w:id="592" w:name="_Toc55564652"/>
        <w:bookmarkStart w:id="593" w:name="_Toc55564683"/>
        <w:bookmarkStart w:id="594" w:name="_Toc55564714"/>
        <w:bookmarkEnd w:id="592"/>
        <w:bookmarkEnd w:id="593"/>
        <w:bookmarkEnd w:id="594"/>
      </w:del>
    </w:p>
    <w:p w14:paraId="316CA310" w14:textId="133571F8" w:rsidR="00E613EE" w:rsidDel="000B60BB" w:rsidRDefault="00E613EE" w:rsidP="00E613EE">
      <w:pPr>
        <w:spacing w:after="0"/>
        <w:jc w:val="center"/>
        <w:rPr>
          <w:del w:id="595" w:author="Matthew Colwell" w:date="2020-11-06T11:11:00Z"/>
        </w:rPr>
      </w:pPr>
      <w:del w:id="596" w:author="Matthew Colwell" w:date="2020-11-06T11:11:00Z">
        <w:r w:rsidRPr="00E613EE" w:rsidDel="000B60BB">
          <w:rPr>
            <w:noProof/>
          </w:rPr>
          <w:drawing>
            <wp:inline distT="0" distB="0" distL="0" distR="0" wp14:anchorId="47ACA82B" wp14:editId="1A68B66A">
              <wp:extent cx="4147118" cy="3133725"/>
              <wp:effectExtent l="0" t="0" r="635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28">
                        <a:extLst>
                          <a:ext uri="{28A0092B-C50C-407E-A947-70E740481C1C}">
                            <a14:useLocalDpi xmlns:a14="http://schemas.microsoft.com/office/drawing/2010/main" val="0"/>
                          </a:ext>
                        </a:extLst>
                      </a:blip>
                      <a:srcRect t="11794"/>
                      <a:stretch/>
                    </pic:blipFill>
                    <pic:spPr>
                      <a:xfrm>
                        <a:off x="0" y="0"/>
                        <a:ext cx="4232867" cy="3198520"/>
                      </a:xfrm>
                      <a:prstGeom prst="rect">
                        <a:avLst/>
                      </a:prstGeom>
                    </pic:spPr>
                  </pic:pic>
                </a:graphicData>
              </a:graphic>
            </wp:inline>
          </w:drawing>
        </w:r>
        <w:bookmarkStart w:id="597" w:name="_Toc55564653"/>
        <w:bookmarkStart w:id="598" w:name="_Toc55564684"/>
        <w:bookmarkStart w:id="599" w:name="_Toc55564715"/>
        <w:bookmarkEnd w:id="597"/>
        <w:bookmarkEnd w:id="598"/>
        <w:bookmarkEnd w:id="599"/>
      </w:del>
    </w:p>
    <w:p w14:paraId="2F6869E1" w14:textId="1E627AA5" w:rsidR="00E613EE" w:rsidDel="000B60BB" w:rsidRDefault="00E613EE" w:rsidP="00E613EE">
      <w:pPr>
        <w:pStyle w:val="Caption"/>
        <w:jc w:val="center"/>
        <w:rPr>
          <w:del w:id="600" w:author="Matthew Colwell" w:date="2020-11-06T11:11:00Z"/>
        </w:rPr>
      </w:pPr>
      <w:del w:id="601" w:author="Matthew Colwell" w:date="2020-11-06T11:11:00Z">
        <w:r w:rsidDel="000B60BB">
          <w:delText xml:space="preserve">Figure </w:delText>
        </w:r>
        <w:r w:rsidR="009A1956" w:rsidDel="000B60BB">
          <w:rPr>
            <w:i w:val="0"/>
            <w:iCs w:val="0"/>
          </w:rPr>
          <w:fldChar w:fldCharType="begin"/>
        </w:r>
        <w:r w:rsidR="009A1956" w:rsidDel="000B60BB">
          <w:delInstrText xml:space="preserve"> SEQ Figure \* ARABIC </w:delInstrText>
        </w:r>
        <w:r w:rsidR="009A1956" w:rsidDel="000B60BB">
          <w:rPr>
            <w:i w:val="0"/>
            <w:iCs w:val="0"/>
          </w:rPr>
          <w:fldChar w:fldCharType="separate"/>
        </w:r>
        <w:r w:rsidR="0054121B" w:rsidDel="000B60BB">
          <w:rPr>
            <w:noProof/>
          </w:rPr>
          <w:delText>4</w:delText>
        </w:r>
        <w:r w:rsidR="009A1956" w:rsidDel="000B60BB">
          <w:rPr>
            <w:i w:val="0"/>
            <w:iCs w:val="0"/>
            <w:noProof/>
          </w:rPr>
          <w:fldChar w:fldCharType="end"/>
        </w:r>
        <w:r w:rsidDel="000B60BB">
          <w:delText>: Linear model for spending as a predictor of the proportion of the population who walks to work</w:delText>
        </w:r>
        <w:bookmarkStart w:id="602" w:name="_Toc55564654"/>
        <w:bookmarkStart w:id="603" w:name="_Toc55564685"/>
        <w:bookmarkStart w:id="604" w:name="_Toc55564716"/>
        <w:bookmarkEnd w:id="602"/>
        <w:bookmarkEnd w:id="603"/>
        <w:bookmarkEnd w:id="604"/>
      </w:del>
    </w:p>
    <w:p w14:paraId="1B3CA10C" w14:textId="1271A889" w:rsidR="007B126D" w:rsidRPr="007B126D" w:rsidRDefault="007B126D" w:rsidP="007B126D">
      <w:pPr>
        <w:pStyle w:val="Heading2"/>
      </w:pPr>
      <w:bookmarkStart w:id="605" w:name="_Toc55564717"/>
      <w:ins w:id="606" w:author="Matthew Colwell" w:date="2020-11-06T10:35:00Z">
        <w:r>
          <w:t>Multiple Linear Model</w:t>
        </w:r>
      </w:ins>
      <w:bookmarkEnd w:id="605"/>
    </w:p>
    <w:p w14:paraId="19182EA8" w14:textId="68522675" w:rsidR="00EE1131" w:rsidRDefault="00EE1131" w:rsidP="00EE1131">
      <w:pPr>
        <w:rPr>
          <w:ins w:id="607" w:author="Hung Vu" w:date="2020-11-05T23:43:00Z"/>
        </w:rPr>
      </w:pPr>
      <w:ins w:id="608" w:author="Hung Vu" w:date="2020-11-05T23:41:00Z">
        <w:r w:rsidRPr="00305BDA">
          <w:t>A multiple linear regression model was also constructed</w:t>
        </w:r>
        <w:r>
          <w:t xml:space="preserve"> using seven predictors, namely </w:t>
        </w:r>
        <w:proofErr w:type="spellStart"/>
        <w:r>
          <w:t>Working_Age</w:t>
        </w:r>
        <w:proofErr w:type="spellEnd"/>
        <w:r>
          <w:t>, Retired, logarithm</w:t>
        </w:r>
        <w:del w:id="609" w:author="Matthew Colwell" w:date="2020-11-06T12:37:00Z">
          <w:r w:rsidDel="004F28D4">
            <w:delText>ic</w:delText>
          </w:r>
        </w:del>
        <w:r>
          <w:t xml:space="preserve"> of Median weekly family income, number of full-time </w:t>
        </w:r>
        <w:proofErr w:type="gramStart"/>
        <w:r>
          <w:t>employment</w:t>
        </w:r>
        <w:proofErr w:type="gramEnd"/>
        <w:r>
          <w:t xml:space="preserve">, </w:t>
        </w:r>
        <w:proofErr w:type="spellStart"/>
        <w:r>
          <w:t>isALP</w:t>
        </w:r>
        <w:proofErr w:type="spellEnd"/>
        <w:r>
          <w:t xml:space="preserve"> and </w:t>
        </w:r>
        <w:proofErr w:type="spellStart"/>
        <w:r>
          <w:t>ALP_Safety_Ranking_Margin</w:t>
        </w:r>
        <w:proofErr w:type="spellEnd"/>
        <w:r>
          <w:t xml:space="preserve">. </w:t>
        </w:r>
        <w:proofErr w:type="spellStart"/>
        <w:r>
          <w:t>ALP_Safety_Ranking_Margin</w:t>
        </w:r>
        <w:proofErr w:type="spellEnd"/>
        <w:r>
          <w:t xml:space="preserve"> was formulated based on the two-party preferred election results</w:t>
        </w:r>
      </w:ins>
      <w:ins w:id="610" w:author="Hung Vu" w:date="2020-11-05T23:42:00Z">
        <w:r>
          <w:t>. As the voting preference ranking was unclear, assumptions were made such that following logics were applied</w:t>
        </w:r>
      </w:ins>
      <w:ins w:id="611" w:author="Hung Vu" w:date="2020-11-05T23:43:00Z">
        <w:r>
          <w:t>:</w:t>
        </w:r>
      </w:ins>
    </w:p>
    <w:p w14:paraId="0A73FFD6" w14:textId="77777777" w:rsidR="00776956" w:rsidRDefault="00776956" w:rsidP="00EE1131">
      <w:pPr>
        <w:pStyle w:val="ListParagraph"/>
        <w:numPr>
          <w:ilvl w:val="0"/>
          <w:numId w:val="21"/>
        </w:numPr>
        <w:rPr>
          <w:ins w:id="612" w:author="Hung Vu" w:date="2020-11-05T23:49:00Z"/>
        </w:rPr>
      </w:pPr>
      <w:ins w:id="613" w:author="Hung Vu" w:date="2020-11-05T23:47:00Z">
        <w:r>
          <w:t xml:space="preserve">Safety </w:t>
        </w:r>
      </w:ins>
      <w:ins w:id="614" w:author="Hung Vu" w:date="2020-11-05T23:48:00Z">
        <w:r>
          <w:t>is ranked from 0 to 5, where 0 means ALP dominating an electorate and 5 mean</w:t>
        </w:r>
      </w:ins>
      <w:ins w:id="615" w:author="Hung Vu" w:date="2020-11-05T23:49:00Z">
        <w:r>
          <w:t>s ALP being a minority</w:t>
        </w:r>
      </w:ins>
    </w:p>
    <w:p w14:paraId="47524E26" w14:textId="041FC6B4" w:rsidR="00776956" w:rsidRDefault="00776956" w:rsidP="00EE1131">
      <w:pPr>
        <w:pStyle w:val="ListParagraph"/>
        <w:numPr>
          <w:ilvl w:val="0"/>
          <w:numId w:val="21"/>
        </w:numPr>
        <w:rPr>
          <w:ins w:id="616" w:author="Hung Vu" w:date="2020-11-05T23:51:00Z"/>
        </w:rPr>
      </w:pPr>
      <w:ins w:id="617" w:author="Hung Vu" w:date="2020-11-05T23:49:00Z">
        <w:r>
          <w:t xml:space="preserve">If ALP </w:t>
        </w:r>
      </w:ins>
      <w:ins w:id="618" w:author="Hung Vu" w:date="2020-11-05T23:53:00Z">
        <w:r>
          <w:t xml:space="preserve">was voted the first preferred party and higher than the second preferred party </w:t>
        </w:r>
      </w:ins>
      <w:ins w:id="619" w:author="Hung Vu" w:date="2020-11-05T23:49:00Z">
        <w:r>
          <w:t xml:space="preserve">by a margin that </w:t>
        </w:r>
      </w:ins>
      <w:ins w:id="620" w:author="Hung Vu" w:date="2020-11-05T23:54:00Z">
        <w:r>
          <w:t>was</w:t>
        </w:r>
      </w:ins>
      <w:ins w:id="621" w:author="Hung Vu" w:date="2020-11-05T23:49:00Z">
        <w:r>
          <w:t xml:space="preserve"> greater than </w:t>
        </w:r>
      </w:ins>
      <w:ins w:id="622" w:author="Hung Vu" w:date="2020-11-05T23:50:00Z">
        <w:r>
          <w:t>10</w:t>
        </w:r>
      </w:ins>
      <w:ins w:id="623" w:author="Hung Vu" w:date="2020-11-05T23:51:00Z">
        <w:r>
          <w:t>%, safety ranking is 0</w:t>
        </w:r>
      </w:ins>
    </w:p>
    <w:p w14:paraId="2B9F28DE" w14:textId="038C0ABF" w:rsidR="00776956" w:rsidRDefault="00776956" w:rsidP="00EE1131">
      <w:pPr>
        <w:pStyle w:val="ListParagraph"/>
        <w:numPr>
          <w:ilvl w:val="0"/>
          <w:numId w:val="21"/>
        </w:numPr>
        <w:rPr>
          <w:ins w:id="624" w:author="Hung Vu" w:date="2020-11-05T23:52:00Z"/>
        </w:rPr>
      </w:pPr>
      <w:ins w:id="625" w:author="Hung Vu" w:date="2020-11-05T23:51:00Z">
        <w:r>
          <w:t xml:space="preserve">If ALP </w:t>
        </w:r>
      </w:ins>
      <w:ins w:id="626" w:author="Hung Vu" w:date="2020-11-05T23:54:00Z">
        <w:r>
          <w:t>was the first preferred party and</w:t>
        </w:r>
      </w:ins>
      <w:ins w:id="627" w:author="Hung Vu" w:date="2020-11-05T23:51:00Z">
        <w:r>
          <w:t xml:space="preserve"> a margin </w:t>
        </w:r>
      </w:ins>
      <w:ins w:id="628" w:author="Hung Vu" w:date="2020-11-05T23:54:00Z">
        <w:r>
          <w:t>was</w:t>
        </w:r>
      </w:ins>
      <w:ins w:id="629" w:author="Hung Vu" w:date="2020-11-05T23:51:00Z">
        <w:r>
          <w:t xml:space="preserve"> between 6-10%, safety ranking is 1</w:t>
        </w:r>
      </w:ins>
    </w:p>
    <w:p w14:paraId="434A1B2D" w14:textId="53CFEFBC" w:rsidR="00776956" w:rsidRDefault="00776956" w:rsidP="00EE1131">
      <w:pPr>
        <w:pStyle w:val="ListParagraph"/>
        <w:numPr>
          <w:ilvl w:val="0"/>
          <w:numId w:val="21"/>
        </w:numPr>
        <w:rPr>
          <w:ins w:id="630" w:author="Hung Vu" w:date="2020-11-05T23:53:00Z"/>
        </w:rPr>
      </w:pPr>
      <w:ins w:id="631" w:author="Hung Vu" w:date="2020-11-05T23:52:00Z">
        <w:r>
          <w:lastRenderedPageBreak/>
          <w:t xml:space="preserve">If </w:t>
        </w:r>
      </w:ins>
      <w:ins w:id="632" w:author="Hung Vu" w:date="2020-11-05T23:54:00Z">
        <w:r>
          <w:t xml:space="preserve">ALP was </w:t>
        </w:r>
      </w:ins>
      <w:ins w:id="633" w:author="Hung Vu" w:date="2020-11-05T23:55:00Z">
        <w:r w:rsidR="004F063D">
          <w:t xml:space="preserve">the first preferred party and a margin was </w:t>
        </w:r>
      </w:ins>
      <w:ins w:id="634" w:author="Hung Vu" w:date="2020-11-05T23:53:00Z">
        <w:r>
          <w:t>lower than 6%, safety ranking is 2</w:t>
        </w:r>
      </w:ins>
    </w:p>
    <w:p w14:paraId="45ED046A" w14:textId="18F47A06" w:rsidR="004F063D" w:rsidRDefault="00776956" w:rsidP="00EE1131">
      <w:pPr>
        <w:pStyle w:val="ListParagraph"/>
        <w:numPr>
          <w:ilvl w:val="0"/>
          <w:numId w:val="21"/>
        </w:numPr>
        <w:rPr>
          <w:ins w:id="635" w:author="Hung Vu" w:date="2020-11-05T23:56:00Z"/>
        </w:rPr>
      </w:pPr>
      <w:ins w:id="636" w:author="Hung Vu" w:date="2020-11-05T23:53:00Z">
        <w:r>
          <w:t xml:space="preserve">If ALP </w:t>
        </w:r>
      </w:ins>
      <w:ins w:id="637" w:author="Hung Vu" w:date="2020-11-05T23:55:00Z">
        <w:r w:rsidR="004F063D">
          <w:t xml:space="preserve">was </w:t>
        </w:r>
      </w:ins>
      <w:ins w:id="638" w:author="Hung Vu" w:date="2020-11-05T23:57:00Z">
        <w:r w:rsidR="004F063D">
          <w:t xml:space="preserve">not </w:t>
        </w:r>
      </w:ins>
      <w:ins w:id="639" w:author="Hung Vu" w:date="2020-11-05T23:55:00Z">
        <w:r w:rsidR="004F063D">
          <w:t xml:space="preserve">the </w:t>
        </w:r>
      </w:ins>
      <w:ins w:id="640" w:author="Hung Vu" w:date="2020-11-05T23:57:00Z">
        <w:r w:rsidR="004F063D">
          <w:t xml:space="preserve">first </w:t>
        </w:r>
      </w:ins>
      <w:ins w:id="641" w:author="Hung Vu" w:date="2020-11-05T23:55:00Z">
        <w:r w:rsidR="004F063D">
          <w:t>preferred party and the first pr</w:t>
        </w:r>
      </w:ins>
      <w:ins w:id="642" w:author="Hung Vu" w:date="2020-11-05T23:56:00Z">
        <w:r w:rsidR="004F063D">
          <w:t xml:space="preserve">eferred party </w:t>
        </w:r>
      </w:ins>
      <w:ins w:id="643" w:author="Hung Vu" w:date="2020-11-05T23:57:00Z">
        <w:r w:rsidR="004F063D">
          <w:t xml:space="preserve">had </w:t>
        </w:r>
      </w:ins>
      <w:ins w:id="644" w:author="Hung Vu" w:date="2020-11-05T23:56:00Z">
        <w:r w:rsidR="004F063D">
          <w:t>a margin less than 6%, safety ranking is 3</w:t>
        </w:r>
      </w:ins>
    </w:p>
    <w:p w14:paraId="329A409A" w14:textId="2E53ACBC" w:rsidR="00EE1131" w:rsidRDefault="004F063D" w:rsidP="00EE1131">
      <w:pPr>
        <w:pStyle w:val="ListParagraph"/>
        <w:numPr>
          <w:ilvl w:val="0"/>
          <w:numId w:val="21"/>
        </w:numPr>
        <w:rPr>
          <w:ins w:id="645" w:author="Hung Vu" w:date="2020-11-05T23:58:00Z"/>
        </w:rPr>
      </w:pPr>
      <w:ins w:id="646" w:author="Hung Vu" w:date="2020-11-05T23:56:00Z">
        <w:r>
          <w:t xml:space="preserve">If </w:t>
        </w:r>
      </w:ins>
      <w:ins w:id="647" w:author="Hung Vu" w:date="2020-11-05T23:58:00Z">
        <w:r>
          <w:t>ALP was not the first preferred party and the first preferred party had a margin greater than 6% and less than 10%, safety ranking is 4</w:t>
        </w:r>
      </w:ins>
    </w:p>
    <w:p w14:paraId="415D7573" w14:textId="5B289F2D" w:rsidR="004F063D" w:rsidRDefault="004F063D" w:rsidP="004F063D">
      <w:pPr>
        <w:pStyle w:val="ListParagraph"/>
        <w:numPr>
          <w:ilvl w:val="0"/>
          <w:numId w:val="21"/>
        </w:numPr>
        <w:rPr>
          <w:ins w:id="648" w:author="Hung Vu" w:date="2020-11-05T23:58:00Z"/>
        </w:rPr>
      </w:pPr>
      <w:ins w:id="649" w:author="Hung Vu" w:date="2020-11-05T23:58:00Z">
        <w:r>
          <w:t>If ALP was not the first preferred party and the first preferred party had a margin greater than 10%, safety ranking is 5</w:t>
        </w:r>
      </w:ins>
    </w:p>
    <w:p w14:paraId="607775E6" w14:textId="09D3A3A4" w:rsidR="00CE239E" w:rsidRDefault="004F063D" w:rsidP="00CE239E">
      <w:pPr>
        <w:rPr>
          <w:ins w:id="650" w:author="Hung Vu" w:date="2020-11-06T00:09:00Z"/>
        </w:rPr>
      </w:pPr>
      <w:ins w:id="651" w:author="Hung Vu" w:date="2020-11-05T23:59:00Z">
        <w:r>
          <w:t>These assumptions on safety ranking need to be validated</w:t>
        </w:r>
      </w:ins>
      <w:ins w:id="652" w:author="Hung Vu" w:date="2020-11-06T00:00:00Z">
        <w:r>
          <w:t xml:space="preserve"> by a political science expert. In this project, the ranking was </w:t>
        </w:r>
      </w:ins>
      <w:ins w:id="653" w:author="Hung Vu" w:date="2020-11-06T00:01:00Z">
        <w:r>
          <w:t xml:space="preserve">only </w:t>
        </w:r>
      </w:ins>
      <w:ins w:id="654" w:author="Hung Vu" w:date="2020-11-06T00:00:00Z">
        <w:r>
          <w:t>used to explore if there was any relationship with the government’s spending.</w:t>
        </w:r>
      </w:ins>
      <w:ins w:id="655" w:author="Hung Vu" w:date="2020-11-06T00:09:00Z">
        <w:r w:rsidR="00CE239E">
          <w:t xml:space="preserve"> The model’s assumptions were validated by checking various plots</w:t>
        </w:r>
      </w:ins>
      <w:ins w:id="656" w:author="Hung Vu" w:date="2020-11-06T00:15:00Z">
        <w:r w:rsidR="00CE239E">
          <w:t xml:space="preserve"> (Figure 5-7)</w:t>
        </w:r>
      </w:ins>
      <w:ins w:id="657" w:author="Hung Vu" w:date="2020-11-06T00:09:00Z">
        <w:r w:rsidR="00CE239E">
          <w:t>.</w:t>
        </w:r>
      </w:ins>
      <w:ins w:id="658" w:author="Hung Vu" w:date="2020-11-06T00:15:00Z">
        <w:r w:rsidR="00CE239E">
          <w:t xml:space="preserve"> The assumptions are considered </w:t>
        </w:r>
      </w:ins>
      <w:ins w:id="659" w:author="Hung Vu" w:date="2020-11-06T00:16:00Z">
        <w:r w:rsidR="00CE239E">
          <w:t>reasonably held.</w:t>
        </w:r>
      </w:ins>
    </w:p>
    <w:p w14:paraId="19D30628" w14:textId="076AFD0F" w:rsidR="00CE239E" w:rsidRDefault="00CE239E">
      <w:pPr>
        <w:jc w:val="center"/>
        <w:rPr>
          <w:ins w:id="660" w:author="Hung Vu" w:date="2020-11-06T00:10:00Z"/>
        </w:rPr>
        <w:pPrChange w:id="661" w:author="Hung Vu" w:date="2020-11-06T00:11:00Z">
          <w:pPr/>
        </w:pPrChange>
      </w:pPr>
      <w:ins w:id="662" w:author="Hung Vu" w:date="2020-11-06T00:10:00Z">
        <w:r>
          <w:rPr>
            <w:noProof/>
          </w:rPr>
          <w:drawing>
            <wp:inline distT="0" distB="0" distL="0" distR="0" wp14:anchorId="1D912610" wp14:editId="7F0895E2">
              <wp:extent cx="5468128" cy="3364523"/>
              <wp:effectExtent l="0" t="0" r="0" b="762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dual vs Fitted plot.png"/>
                      <pic:cNvPicPr/>
                    </pic:nvPicPr>
                    <pic:blipFill rotWithShape="1">
                      <a:blip r:embed="rId30">
                        <a:extLst>
                          <a:ext uri="{28A0092B-C50C-407E-A947-70E740481C1C}">
                            <a14:useLocalDpi xmlns:a14="http://schemas.microsoft.com/office/drawing/2010/main" val="0"/>
                          </a:ext>
                        </a:extLst>
                      </a:blip>
                      <a:srcRect l="512" t="5651" r="4071" b="4227"/>
                      <a:stretch/>
                    </pic:blipFill>
                    <pic:spPr bwMode="auto">
                      <a:xfrm>
                        <a:off x="0" y="0"/>
                        <a:ext cx="5468811" cy="3364943"/>
                      </a:xfrm>
                      <a:prstGeom prst="rect">
                        <a:avLst/>
                      </a:prstGeom>
                      <a:ln>
                        <a:noFill/>
                      </a:ln>
                      <a:extLst>
                        <a:ext uri="{53640926-AAD7-44D8-BBD7-CCE9431645EC}">
                          <a14:shadowObscured xmlns:a14="http://schemas.microsoft.com/office/drawing/2010/main"/>
                        </a:ext>
                      </a:extLst>
                    </pic:spPr>
                  </pic:pic>
                </a:graphicData>
              </a:graphic>
            </wp:inline>
          </w:drawing>
        </w:r>
      </w:ins>
    </w:p>
    <w:p w14:paraId="2E7AE8F7" w14:textId="044C67F2" w:rsidR="00CE239E" w:rsidRDefault="00CE239E" w:rsidP="00CE239E">
      <w:pPr>
        <w:pStyle w:val="Caption"/>
        <w:jc w:val="center"/>
        <w:rPr>
          <w:ins w:id="663" w:author="Hung Vu" w:date="2020-11-06T00:11:00Z"/>
        </w:rPr>
      </w:pPr>
      <w:bookmarkStart w:id="664" w:name="_Hlk55513923"/>
      <w:ins w:id="665" w:author="Hung Vu" w:date="2020-11-06T00:11:00Z">
        <w:r>
          <w:t xml:space="preserve">Figure </w:t>
        </w:r>
      </w:ins>
      <w:ins w:id="666" w:author="Matthew Colwell" w:date="2020-11-06T12:33:00Z">
        <w:r w:rsidR="004F28D4">
          <w:fldChar w:fldCharType="begin"/>
        </w:r>
        <w:r w:rsidR="004F28D4">
          <w:instrText xml:space="preserve"> STYLEREF 1 \s </w:instrText>
        </w:r>
      </w:ins>
      <w:r w:rsidR="004F28D4">
        <w:fldChar w:fldCharType="separate"/>
      </w:r>
      <w:r w:rsidR="006D028A">
        <w:rPr>
          <w:noProof/>
        </w:rPr>
        <w:t>3</w:t>
      </w:r>
      <w:ins w:id="667" w:author="Matthew Colwell" w:date="2020-11-06T12:33:00Z">
        <w:r w:rsidR="004F28D4">
          <w:fldChar w:fldCharType="end"/>
        </w:r>
        <w:r w:rsidR="004F28D4">
          <w:noBreakHyphen/>
        </w:r>
        <w:r w:rsidR="004F28D4">
          <w:fldChar w:fldCharType="begin"/>
        </w:r>
        <w:r w:rsidR="004F28D4">
          <w:instrText xml:space="preserve"> SEQ Figure \* ARABIC \s 1 </w:instrText>
        </w:r>
      </w:ins>
      <w:r w:rsidR="004F28D4">
        <w:fldChar w:fldCharType="separate"/>
      </w:r>
      <w:ins w:id="668" w:author="Christopher Symons" w:date="2020-11-06T14:14:00Z">
        <w:r w:rsidR="006D028A">
          <w:rPr>
            <w:noProof/>
          </w:rPr>
          <w:t>5</w:t>
        </w:r>
      </w:ins>
      <w:ins w:id="669" w:author="Matthew Colwell" w:date="2020-11-06T12:33:00Z">
        <w:r w:rsidR="004F28D4">
          <w:fldChar w:fldCharType="end"/>
        </w:r>
      </w:ins>
      <w:ins w:id="670" w:author="Hung Vu" w:date="2020-11-06T00:11:00Z">
        <w:del w:id="671" w:author="Matthew Colwell" w:date="2020-11-06T12:33:00Z">
          <w:r w:rsidDel="004F28D4">
            <w:fldChar w:fldCharType="begin"/>
          </w:r>
          <w:r w:rsidDel="004F28D4">
            <w:delInstrText xml:space="preserve"> SEQ Figure \* ARABIC </w:delInstrText>
          </w:r>
        </w:del>
      </w:ins>
      <w:del w:id="672" w:author="Matthew Colwell" w:date="2020-11-06T12:33:00Z">
        <w:r w:rsidDel="004F28D4">
          <w:fldChar w:fldCharType="separate"/>
        </w:r>
      </w:del>
      <w:ins w:id="673" w:author="Hung Vu" w:date="2020-11-06T00:19:00Z">
        <w:del w:id="674" w:author="Matthew Colwell" w:date="2020-11-06T12:33:00Z">
          <w:r w:rsidR="0054121B" w:rsidDel="004F28D4">
            <w:rPr>
              <w:noProof/>
            </w:rPr>
            <w:delText>5</w:delText>
          </w:r>
        </w:del>
      </w:ins>
      <w:ins w:id="675" w:author="Hung Vu" w:date="2020-11-06T00:11:00Z">
        <w:del w:id="676" w:author="Matthew Colwell" w:date="2020-11-06T12:33:00Z">
          <w:r w:rsidDel="004F28D4">
            <w:fldChar w:fldCharType="end"/>
          </w:r>
        </w:del>
        <w:r>
          <w:t>: Residual vs Fitted Values</w:t>
        </w:r>
      </w:ins>
    </w:p>
    <w:bookmarkEnd w:id="664"/>
    <w:p w14:paraId="5D02055B" w14:textId="7EAC4F7F" w:rsidR="00CE239E" w:rsidRDefault="00CE239E" w:rsidP="00CE239E">
      <w:pPr>
        <w:jc w:val="center"/>
        <w:rPr>
          <w:ins w:id="677" w:author="Hung Vu" w:date="2020-11-06T00:11:00Z"/>
        </w:rPr>
      </w:pPr>
      <w:ins w:id="678" w:author="Hung Vu" w:date="2020-11-06T00:11:00Z">
        <w:r>
          <w:rPr>
            <w:noProof/>
          </w:rPr>
          <w:lastRenderedPageBreak/>
          <w:drawing>
            <wp:inline distT="0" distB="0" distL="0" distR="0" wp14:anchorId="5F496886" wp14:editId="769CF693">
              <wp:extent cx="5731510" cy="3733800"/>
              <wp:effectExtent l="0" t="0" r="2540" b="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Qplot MLR model.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733800"/>
                      </a:xfrm>
                      <a:prstGeom prst="rect">
                        <a:avLst/>
                      </a:prstGeom>
                    </pic:spPr>
                  </pic:pic>
                </a:graphicData>
              </a:graphic>
            </wp:inline>
          </w:drawing>
        </w:r>
      </w:ins>
    </w:p>
    <w:p w14:paraId="3372C322" w14:textId="33C9EA3B" w:rsidR="00CE239E" w:rsidRDefault="00CE239E" w:rsidP="00CE239E">
      <w:pPr>
        <w:pStyle w:val="Caption"/>
        <w:jc w:val="center"/>
        <w:rPr>
          <w:ins w:id="679" w:author="Hung Vu" w:date="2020-11-06T00:12:00Z"/>
        </w:rPr>
      </w:pPr>
      <w:ins w:id="680" w:author="Hung Vu" w:date="2020-11-06T00:12:00Z">
        <w:r>
          <w:t xml:space="preserve">Figure </w:t>
        </w:r>
      </w:ins>
      <w:ins w:id="681" w:author="Matthew Colwell" w:date="2020-11-06T12:33:00Z">
        <w:r w:rsidR="004F28D4">
          <w:fldChar w:fldCharType="begin"/>
        </w:r>
        <w:r w:rsidR="004F28D4">
          <w:instrText xml:space="preserve"> STYLEREF 1 \s </w:instrText>
        </w:r>
      </w:ins>
      <w:r w:rsidR="004F28D4">
        <w:fldChar w:fldCharType="separate"/>
      </w:r>
      <w:r w:rsidR="006D028A">
        <w:rPr>
          <w:noProof/>
        </w:rPr>
        <w:t>3</w:t>
      </w:r>
      <w:ins w:id="682" w:author="Matthew Colwell" w:date="2020-11-06T12:33:00Z">
        <w:r w:rsidR="004F28D4">
          <w:fldChar w:fldCharType="end"/>
        </w:r>
        <w:r w:rsidR="004F28D4">
          <w:noBreakHyphen/>
        </w:r>
        <w:r w:rsidR="004F28D4">
          <w:fldChar w:fldCharType="begin"/>
        </w:r>
        <w:r w:rsidR="004F28D4">
          <w:instrText xml:space="preserve"> SEQ Figure \* ARABIC \s 1 </w:instrText>
        </w:r>
      </w:ins>
      <w:r w:rsidR="004F28D4">
        <w:fldChar w:fldCharType="separate"/>
      </w:r>
      <w:ins w:id="683" w:author="Christopher Symons" w:date="2020-11-06T14:14:00Z">
        <w:r w:rsidR="006D028A">
          <w:rPr>
            <w:noProof/>
          </w:rPr>
          <w:t>6</w:t>
        </w:r>
      </w:ins>
      <w:ins w:id="684" w:author="Matthew Colwell" w:date="2020-11-06T12:33:00Z">
        <w:r w:rsidR="004F28D4">
          <w:fldChar w:fldCharType="end"/>
        </w:r>
      </w:ins>
      <w:ins w:id="685" w:author="Hung Vu" w:date="2020-11-06T00:12:00Z">
        <w:del w:id="686" w:author="Matthew Colwell" w:date="2020-11-06T12:33:00Z">
          <w:r w:rsidDel="004F28D4">
            <w:fldChar w:fldCharType="begin"/>
          </w:r>
          <w:r w:rsidDel="004F28D4">
            <w:delInstrText xml:space="preserve"> SEQ Figure \* ARABIC </w:delInstrText>
          </w:r>
        </w:del>
      </w:ins>
      <w:del w:id="687" w:author="Matthew Colwell" w:date="2020-11-06T12:33:00Z">
        <w:r w:rsidDel="004F28D4">
          <w:fldChar w:fldCharType="separate"/>
        </w:r>
      </w:del>
      <w:ins w:id="688" w:author="Hung Vu" w:date="2020-11-06T00:19:00Z">
        <w:del w:id="689" w:author="Matthew Colwell" w:date="2020-11-06T12:33:00Z">
          <w:r w:rsidR="0054121B" w:rsidDel="004F28D4">
            <w:rPr>
              <w:noProof/>
            </w:rPr>
            <w:delText>6</w:delText>
          </w:r>
        </w:del>
      </w:ins>
      <w:ins w:id="690" w:author="Hung Vu" w:date="2020-11-06T00:12:00Z">
        <w:del w:id="691" w:author="Matthew Colwell" w:date="2020-11-06T12:33:00Z">
          <w:r w:rsidDel="004F28D4">
            <w:fldChar w:fldCharType="end"/>
          </w:r>
        </w:del>
        <w:r>
          <w:t>: QQ Plot</w:t>
        </w:r>
      </w:ins>
    </w:p>
    <w:p w14:paraId="4C279100" w14:textId="508B84F5" w:rsidR="00CE239E" w:rsidRDefault="00CE239E" w:rsidP="00CE239E">
      <w:pPr>
        <w:jc w:val="center"/>
        <w:rPr>
          <w:ins w:id="692" w:author="Hung Vu" w:date="2020-11-06T00:14:00Z"/>
        </w:rPr>
      </w:pPr>
      <w:ins w:id="693" w:author="Hung Vu" w:date="2020-11-06T00:13:00Z">
        <w:r>
          <w:rPr>
            <w:noProof/>
          </w:rPr>
          <w:drawing>
            <wp:inline distT="0" distB="0" distL="0" distR="0" wp14:anchorId="250C1E7D" wp14:editId="3D4D10D5">
              <wp:extent cx="5673969" cy="4151141"/>
              <wp:effectExtent l="0" t="0" r="3175" b="1905"/>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ok distance.png"/>
                      <pic:cNvPicPr/>
                    </pic:nvPicPr>
                    <pic:blipFill rotWithShape="1">
                      <a:blip r:embed="rId32">
                        <a:extLst>
                          <a:ext uri="{28A0092B-C50C-407E-A947-70E740481C1C}">
                            <a14:useLocalDpi xmlns:a14="http://schemas.microsoft.com/office/drawing/2010/main" val="0"/>
                          </a:ext>
                        </a:extLst>
                      </a:blip>
                      <a:srcRect t="9806" r="1004"/>
                      <a:stretch/>
                    </pic:blipFill>
                    <pic:spPr bwMode="auto">
                      <a:xfrm>
                        <a:off x="0" y="0"/>
                        <a:ext cx="5673969" cy="4151141"/>
                      </a:xfrm>
                      <a:prstGeom prst="rect">
                        <a:avLst/>
                      </a:prstGeom>
                      <a:ln>
                        <a:noFill/>
                      </a:ln>
                      <a:extLst>
                        <a:ext uri="{53640926-AAD7-44D8-BBD7-CCE9431645EC}">
                          <a14:shadowObscured xmlns:a14="http://schemas.microsoft.com/office/drawing/2010/main"/>
                        </a:ext>
                      </a:extLst>
                    </pic:spPr>
                  </pic:pic>
                </a:graphicData>
              </a:graphic>
            </wp:inline>
          </w:drawing>
        </w:r>
      </w:ins>
    </w:p>
    <w:p w14:paraId="13789315" w14:textId="6F84A861" w:rsidR="00CE239E" w:rsidRPr="0081753E" w:rsidRDefault="00CE239E">
      <w:pPr>
        <w:pStyle w:val="Caption"/>
        <w:jc w:val="center"/>
        <w:rPr>
          <w:ins w:id="694" w:author="Hung Vu" w:date="2020-11-06T00:09:00Z"/>
        </w:rPr>
        <w:pPrChange w:id="695" w:author="Hung Vu" w:date="2020-11-06T00:15:00Z">
          <w:pPr/>
        </w:pPrChange>
      </w:pPr>
      <w:ins w:id="696" w:author="Hung Vu" w:date="2020-11-06T00:15:00Z">
        <w:r>
          <w:t xml:space="preserve">Figure </w:t>
        </w:r>
      </w:ins>
      <w:ins w:id="697" w:author="Matthew Colwell" w:date="2020-11-06T12:33:00Z">
        <w:r w:rsidR="004F28D4">
          <w:fldChar w:fldCharType="begin"/>
        </w:r>
        <w:r w:rsidR="004F28D4">
          <w:instrText xml:space="preserve"> STYLEREF 1 \s </w:instrText>
        </w:r>
      </w:ins>
      <w:r w:rsidR="004F28D4">
        <w:fldChar w:fldCharType="separate"/>
      </w:r>
      <w:r w:rsidR="006D028A">
        <w:rPr>
          <w:noProof/>
        </w:rPr>
        <w:t>3</w:t>
      </w:r>
      <w:ins w:id="698" w:author="Matthew Colwell" w:date="2020-11-06T12:33:00Z">
        <w:r w:rsidR="004F28D4">
          <w:fldChar w:fldCharType="end"/>
        </w:r>
        <w:r w:rsidR="004F28D4">
          <w:noBreakHyphen/>
        </w:r>
        <w:r w:rsidR="004F28D4">
          <w:fldChar w:fldCharType="begin"/>
        </w:r>
        <w:r w:rsidR="004F28D4">
          <w:instrText xml:space="preserve"> SEQ Figure \* ARABIC \s 1 </w:instrText>
        </w:r>
      </w:ins>
      <w:r w:rsidR="004F28D4">
        <w:fldChar w:fldCharType="separate"/>
      </w:r>
      <w:ins w:id="699" w:author="Christopher Symons" w:date="2020-11-06T14:14:00Z">
        <w:r w:rsidR="006D028A">
          <w:rPr>
            <w:noProof/>
          </w:rPr>
          <w:t>7</w:t>
        </w:r>
      </w:ins>
      <w:ins w:id="700" w:author="Matthew Colwell" w:date="2020-11-06T12:33:00Z">
        <w:r w:rsidR="004F28D4">
          <w:fldChar w:fldCharType="end"/>
        </w:r>
      </w:ins>
      <w:ins w:id="701" w:author="Hung Vu" w:date="2020-11-06T00:15:00Z">
        <w:del w:id="702" w:author="Matthew Colwell" w:date="2020-11-06T12:33:00Z">
          <w:r w:rsidDel="004F28D4">
            <w:fldChar w:fldCharType="begin"/>
          </w:r>
          <w:r w:rsidDel="004F28D4">
            <w:delInstrText xml:space="preserve"> SEQ Figure \* ARABIC </w:delInstrText>
          </w:r>
        </w:del>
      </w:ins>
      <w:del w:id="703" w:author="Matthew Colwell" w:date="2020-11-06T12:33:00Z">
        <w:r w:rsidDel="004F28D4">
          <w:fldChar w:fldCharType="separate"/>
        </w:r>
      </w:del>
      <w:ins w:id="704" w:author="Hung Vu" w:date="2020-11-06T00:19:00Z">
        <w:del w:id="705" w:author="Matthew Colwell" w:date="2020-11-06T12:33:00Z">
          <w:r w:rsidR="0054121B" w:rsidDel="004F28D4">
            <w:rPr>
              <w:noProof/>
            </w:rPr>
            <w:delText>7</w:delText>
          </w:r>
        </w:del>
      </w:ins>
      <w:ins w:id="706" w:author="Hung Vu" w:date="2020-11-06T00:15:00Z">
        <w:del w:id="707" w:author="Matthew Colwell" w:date="2020-11-06T12:33:00Z">
          <w:r w:rsidDel="004F28D4">
            <w:fldChar w:fldCharType="end"/>
          </w:r>
        </w:del>
        <w:r>
          <w:t>: Influential Data - Cook's Distance</w:t>
        </w:r>
      </w:ins>
    </w:p>
    <w:p w14:paraId="5B167998" w14:textId="4049A724" w:rsidR="004F063D" w:rsidRDefault="004F063D" w:rsidP="004F063D">
      <w:pPr>
        <w:rPr>
          <w:ins w:id="708" w:author="Hung Vu" w:date="2020-11-06T00:01:00Z"/>
        </w:rPr>
      </w:pPr>
      <w:ins w:id="709" w:author="Hung Vu" w:date="2020-11-06T00:01:00Z">
        <w:r>
          <w:t xml:space="preserve">The multiple linear regression model’s results are shown </w:t>
        </w:r>
      </w:ins>
      <w:ins w:id="710" w:author="Hung Vu" w:date="2020-11-06T00:02:00Z">
        <w:r>
          <w:t>below.</w:t>
        </w:r>
      </w:ins>
    </w:p>
    <w:p w14:paraId="74325544" w14:textId="16F04E44" w:rsidR="004F063D" w:rsidRDefault="004F063D" w:rsidP="004F063D">
      <w:pPr>
        <w:jc w:val="center"/>
        <w:rPr>
          <w:ins w:id="711" w:author="Hung Vu" w:date="2020-11-06T00:06:00Z"/>
        </w:rPr>
      </w:pPr>
      <w:ins w:id="712" w:author="Hung Vu" w:date="2020-11-06T00:02:00Z">
        <w:r w:rsidRPr="004F063D">
          <w:rPr>
            <w:noProof/>
          </w:rPr>
          <w:lastRenderedPageBreak/>
          <w:drawing>
            <wp:inline distT="0" distB="0" distL="0" distR="0" wp14:anchorId="3650EF34" wp14:editId="3A7A696C">
              <wp:extent cx="5087815" cy="2861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14857" cy="2877036"/>
                      </a:xfrm>
                      <a:prstGeom prst="rect">
                        <a:avLst/>
                      </a:prstGeom>
                    </pic:spPr>
                  </pic:pic>
                </a:graphicData>
              </a:graphic>
            </wp:inline>
          </w:drawing>
        </w:r>
      </w:ins>
    </w:p>
    <w:p w14:paraId="1BF749EB" w14:textId="4AB733ED" w:rsidR="004F063D" w:rsidRDefault="00CE239E" w:rsidP="004F063D">
      <w:pPr>
        <w:rPr>
          <w:ins w:id="713" w:author="Hung Vu" w:date="2020-11-06T00:18:00Z"/>
        </w:rPr>
      </w:pPr>
      <w:ins w:id="714" w:author="Hung Vu" w:date="2020-11-06T00:07:00Z">
        <w:r>
          <w:t>Based on</w:t>
        </w:r>
      </w:ins>
      <w:ins w:id="715" w:author="Hung Vu" w:date="2020-11-06T00:06:00Z">
        <w:r w:rsidR="004F063D">
          <w:t xml:space="preserve"> F-statistic</w:t>
        </w:r>
        <w:r>
          <w:t xml:space="preserve"> (p-value of 0.019)</w:t>
        </w:r>
      </w:ins>
      <w:ins w:id="716" w:author="Hung Vu" w:date="2020-11-06T00:07:00Z">
        <w:r>
          <w:t xml:space="preserve">, there is a moderate evidence against the null hypothesis, which suggests there is a relationship between </w:t>
        </w:r>
        <w:proofErr w:type="spellStart"/>
        <w:r>
          <w:t>logCost</w:t>
        </w:r>
        <w:proofErr w:type="spellEnd"/>
        <w:r>
          <w:t xml:space="preserve"> and</w:t>
        </w:r>
      </w:ins>
      <w:ins w:id="717" w:author="Hung Vu" w:date="2020-11-06T00:08:00Z">
        <w:r>
          <w:t xml:space="preserve"> the predictors, mainly </w:t>
        </w:r>
        <w:proofErr w:type="spellStart"/>
        <w:r>
          <w:t>Working_Age</w:t>
        </w:r>
        <w:proofErr w:type="spellEnd"/>
        <w:r>
          <w:t xml:space="preserve"> and </w:t>
        </w:r>
        <w:proofErr w:type="spellStart"/>
        <w:r>
          <w:t>isALP</w:t>
        </w:r>
        <w:proofErr w:type="spellEnd"/>
        <w:r>
          <w:t xml:space="preserve">. </w:t>
        </w:r>
      </w:ins>
      <w:ins w:id="718" w:author="Hung Vu" w:date="2020-11-06T00:19:00Z">
        <w:r w:rsidR="0054121B">
          <w:fldChar w:fldCharType="begin"/>
        </w:r>
        <w:r w:rsidR="0054121B">
          <w:instrText xml:space="preserve"> REF _Ref55514412 \h </w:instrText>
        </w:r>
      </w:ins>
      <w:r w:rsidR="0054121B">
        <w:fldChar w:fldCharType="separate"/>
      </w:r>
      <w:ins w:id="719" w:author="Christopher Symons" w:date="2020-11-06T14:14:00Z">
        <w:r w:rsidR="006D028A">
          <w:t xml:space="preserve">Figure </w:t>
        </w:r>
        <w:r w:rsidR="006D028A">
          <w:rPr>
            <w:noProof/>
          </w:rPr>
          <w:t>3</w:t>
        </w:r>
        <w:r w:rsidR="006D028A">
          <w:noBreakHyphen/>
        </w:r>
        <w:r w:rsidR="006D028A">
          <w:rPr>
            <w:noProof/>
          </w:rPr>
          <w:t>8</w:t>
        </w:r>
      </w:ins>
      <w:ins w:id="720" w:author="Hung Vu" w:date="2020-11-06T00:19:00Z">
        <w:del w:id="721" w:author="Christopher Symons" w:date="2020-11-06T14:11:00Z">
          <w:r w:rsidR="0054121B" w:rsidDel="006D028A">
            <w:delText xml:space="preserve">Figure </w:delText>
          </w:r>
          <w:r w:rsidR="0054121B" w:rsidDel="006D028A">
            <w:rPr>
              <w:noProof/>
            </w:rPr>
            <w:delText>8</w:delText>
          </w:r>
        </w:del>
        <w:r w:rsidR="0054121B">
          <w:fldChar w:fldCharType="end"/>
        </w:r>
        <w:r w:rsidR="0054121B">
          <w:t xml:space="preserve"> show</w:t>
        </w:r>
      </w:ins>
      <w:ins w:id="722" w:author="Hung Vu" w:date="2020-11-06T00:20:00Z">
        <w:r w:rsidR="0054121B">
          <w:t xml:space="preserve">s a reasonable linearity between </w:t>
        </w:r>
        <w:proofErr w:type="spellStart"/>
        <w:r w:rsidR="0054121B">
          <w:t>logCost</w:t>
        </w:r>
        <w:proofErr w:type="spellEnd"/>
        <w:r w:rsidR="0054121B">
          <w:t xml:space="preserve"> and </w:t>
        </w:r>
        <w:proofErr w:type="spellStart"/>
        <w:r w:rsidR="0054121B">
          <w:t>Working_Age</w:t>
        </w:r>
        <w:proofErr w:type="spellEnd"/>
        <w:r w:rsidR="0054121B">
          <w:t>.</w:t>
        </w:r>
      </w:ins>
    </w:p>
    <w:p w14:paraId="7CED6A1F" w14:textId="6651A694" w:rsidR="0054121B" w:rsidRPr="00305BDA" w:rsidRDefault="0054121B">
      <w:pPr>
        <w:jc w:val="center"/>
        <w:rPr>
          <w:ins w:id="723" w:author="Hung Vu" w:date="2020-11-05T23:41:00Z"/>
        </w:rPr>
        <w:pPrChange w:id="724" w:author="Hung Vu" w:date="2020-11-06T00:19:00Z">
          <w:pPr/>
        </w:pPrChange>
      </w:pPr>
      <w:ins w:id="725" w:author="Hung Vu" w:date="2020-11-06T00:18:00Z">
        <w:r w:rsidRPr="0054121B">
          <w:rPr>
            <w:noProof/>
          </w:rPr>
          <w:drawing>
            <wp:inline distT="0" distB="0" distL="0" distR="0" wp14:anchorId="65707BAB" wp14:editId="7BC68A88">
              <wp:extent cx="5550242" cy="42906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125" t="5481" r="2028" b="1207"/>
                      <a:stretch/>
                    </pic:blipFill>
                    <pic:spPr bwMode="auto">
                      <a:xfrm>
                        <a:off x="0" y="0"/>
                        <a:ext cx="5550876" cy="4291136"/>
                      </a:xfrm>
                      <a:prstGeom prst="rect">
                        <a:avLst/>
                      </a:prstGeom>
                      <a:ln>
                        <a:noFill/>
                      </a:ln>
                      <a:extLst>
                        <a:ext uri="{53640926-AAD7-44D8-BBD7-CCE9431645EC}">
                          <a14:shadowObscured xmlns:a14="http://schemas.microsoft.com/office/drawing/2010/main"/>
                        </a:ext>
                      </a:extLst>
                    </pic:spPr>
                  </pic:pic>
                </a:graphicData>
              </a:graphic>
            </wp:inline>
          </w:drawing>
        </w:r>
      </w:ins>
    </w:p>
    <w:p w14:paraId="01579C6A" w14:textId="159BC8CA" w:rsidR="00EE1131" w:rsidRDefault="0054121B">
      <w:pPr>
        <w:pStyle w:val="Caption"/>
        <w:jc w:val="center"/>
        <w:rPr>
          <w:ins w:id="726" w:author="Matthew Colwell" w:date="2020-11-06T10:37:00Z"/>
        </w:rPr>
      </w:pPr>
      <w:bookmarkStart w:id="727" w:name="_Ref55514412"/>
      <w:ins w:id="728" w:author="Hung Vu" w:date="2020-11-06T00:19:00Z">
        <w:r>
          <w:t xml:space="preserve">Figure </w:t>
        </w:r>
      </w:ins>
      <w:ins w:id="729" w:author="Matthew Colwell" w:date="2020-11-06T12:33:00Z">
        <w:r w:rsidR="004F28D4">
          <w:fldChar w:fldCharType="begin"/>
        </w:r>
        <w:r w:rsidR="004F28D4">
          <w:instrText xml:space="preserve"> STYLEREF 1 \s </w:instrText>
        </w:r>
      </w:ins>
      <w:r w:rsidR="004F28D4">
        <w:fldChar w:fldCharType="separate"/>
      </w:r>
      <w:r w:rsidR="006D028A">
        <w:rPr>
          <w:noProof/>
        </w:rPr>
        <w:t>3</w:t>
      </w:r>
      <w:ins w:id="730" w:author="Matthew Colwell" w:date="2020-11-06T12:33:00Z">
        <w:r w:rsidR="004F28D4">
          <w:fldChar w:fldCharType="end"/>
        </w:r>
        <w:r w:rsidR="004F28D4">
          <w:noBreakHyphen/>
        </w:r>
        <w:r w:rsidR="004F28D4">
          <w:fldChar w:fldCharType="begin"/>
        </w:r>
        <w:r w:rsidR="004F28D4">
          <w:instrText xml:space="preserve"> SEQ Figure \* ARABIC \s 1 </w:instrText>
        </w:r>
      </w:ins>
      <w:r w:rsidR="004F28D4">
        <w:fldChar w:fldCharType="separate"/>
      </w:r>
      <w:ins w:id="731" w:author="Christopher Symons" w:date="2020-11-06T14:14:00Z">
        <w:r w:rsidR="006D028A">
          <w:rPr>
            <w:noProof/>
          </w:rPr>
          <w:t>8</w:t>
        </w:r>
      </w:ins>
      <w:ins w:id="732" w:author="Matthew Colwell" w:date="2020-11-06T12:33:00Z">
        <w:r w:rsidR="004F28D4">
          <w:fldChar w:fldCharType="end"/>
        </w:r>
      </w:ins>
      <w:ins w:id="733" w:author="Hung Vu" w:date="2020-11-06T00:19:00Z">
        <w:del w:id="734" w:author="Matthew Colwell" w:date="2020-11-06T12:33:00Z">
          <w:r w:rsidDel="004F28D4">
            <w:fldChar w:fldCharType="begin"/>
          </w:r>
          <w:r w:rsidDel="004F28D4">
            <w:delInstrText xml:space="preserve"> SEQ Figure \* ARABIC </w:delInstrText>
          </w:r>
        </w:del>
      </w:ins>
      <w:del w:id="735" w:author="Matthew Colwell" w:date="2020-11-06T12:33:00Z">
        <w:r w:rsidDel="004F28D4">
          <w:fldChar w:fldCharType="separate"/>
        </w:r>
      </w:del>
      <w:ins w:id="736" w:author="Hung Vu" w:date="2020-11-06T00:19:00Z">
        <w:del w:id="737" w:author="Matthew Colwell" w:date="2020-11-06T12:33:00Z">
          <w:r w:rsidDel="004F28D4">
            <w:rPr>
              <w:noProof/>
            </w:rPr>
            <w:delText>8</w:delText>
          </w:r>
          <w:r w:rsidDel="004F28D4">
            <w:fldChar w:fldCharType="end"/>
          </w:r>
        </w:del>
        <w:bookmarkEnd w:id="727"/>
        <w:r>
          <w:t xml:space="preserve">: Linearity </w:t>
        </w:r>
        <w:proofErr w:type="spellStart"/>
        <w:r>
          <w:t>betwen</w:t>
        </w:r>
        <w:proofErr w:type="spellEnd"/>
        <w:r>
          <w:t xml:space="preserve"> </w:t>
        </w:r>
        <w:proofErr w:type="spellStart"/>
        <w:r>
          <w:t>logCost</w:t>
        </w:r>
        <w:proofErr w:type="spellEnd"/>
        <w:r>
          <w:t xml:space="preserve"> and </w:t>
        </w:r>
        <w:proofErr w:type="spellStart"/>
        <w:r>
          <w:t>Working_Age</w:t>
        </w:r>
      </w:ins>
      <w:proofErr w:type="spellEnd"/>
    </w:p>
    <w:p w14:paraId="4F4F9040" w14:textId="77777777" w:rsidR="007B126D" w:rsidRPr="007B126D" w:rsidRDefault="007B126D">
      <w:pPr>
        <w:rPr>
          <w:ins w:id="738" w:author="Hung Vu" w:date="2020-11-05T23:41:00Z"/>
          <w:highlight w:val="yellow"/>
        </w:rPr>
      </w:pPr>
    </w:p>
    <w:p w14:paraId="478AE27F" w14:textId="7275970C" w:rsidR="00FE7F13" w:rsidRPr="00E613EE" w:rsidDel="007B126D" w:rsidRDefault="00131AF2" w:rsidP="0023172C">
      <w:pPr>
        <w:rPr>
          <w:del w:id="739" w:author="Matthew Colwell" w:date="2020-11-06T10:37:00Z"/>
          <w:highlight w:val="yellow"/>
        </w:rPr>
      </w:pPr>
      <w:commentRangeStart w:id="740"/>
      <w:del w:id="741" w:author="Matthew Colwell" w:date="2020-11-06T10:37:00Z">
        <w:r w:rsidRPr="00E613EE" w:rsidDel="007B126D">
          <w:rPr>
            <w:highlight w:val="yellow"/>
          </w:rPr>
          <w:delText>Creating a correlation matrix helped us</w:delText>
        </w:r>
        <w:r w:rsidR="0095111B" w:rsidRPr="00E613EE" w:rsidDel="007B126D">
          <w:rPr>
            <w:highlight w:val="yellow"/>
          </w:rPr>
          <w:delText xml:space="preserve"> to summari</w:delText>
        </w:r>
        <w:r w:rsidRPr="00E613EE" w:rsidDel="007B126D">
          <w:rPr>
            <w:highlight w:val="yellow"/>
          </w:rPr>
          <w:delText>s</w:delText>
        </w:r>
        <w:r w:rsidR="0095111B" w:rsidRPr="00E613EE" w:rsidDel="007B126D">
          <w:rPr>
            <w:highlight w:val="yellow"/>
          </w:rPr>
          <w:delText xml:space="preserve">e data, </w:delText>
        </w:r>
        <w:r w:rsidRPr="00E613EE" w:rsidDel="007B126D">
          <w:rPr>
            <w:highlight w:val="yellow"/>
          </w:rPr>
          <w:delText xml:space="preserve">identify which variables worth taking </w:delText>
        </w:r>
        <w:r w:rsidR="0095111B" w:rsidRPr="00E613EE" w:rsidDel="007B126D">
          <w:rPr>
            <w:highlight w:val="yellow"/>
          </w:rPr>
          <w:delText>into a more advanced analysis</w:delText>
        </w:r>
        <w:r w:rsidRPr="00E613EE" w:rsidDel="007B126D">
          <w:rPr>
            <w:highlight w:val="yellow"/>
          </w:rPr>
          <w:delText>.</w:delText>
        </w:r>
      </w:del>
    </w:p>
    <w:p w14:paraId="3C36E546" w14:textId="655BE4C7" w:rsidR="00131AF2" w:rsidRPr="00E613EE" w:rsidDel="007B126D" w:rsidRDefault="00131AF2" w:rsidP="0023172C">
      <w:pPr>
        <w:rPr>
          <w:del w:id="742" w:author="Matthew Colwell" w:date="2020-11-06T10:37:00Z"/>
          <w:highlight w:val="yellow"/>
        </w:rPr>
      </w:pPr>
      <w:del w:id="743" w:author="Matthew Colwell" w:date="2020-11-06T10:37:00Z">
        <w:r w:rsidRPr="00E613EE" w:rsidDel="007B126D">
          <w:rPr>
            <w:highlight w:val="yellow"/>
          </w:rPr>
          <w:delText>It is worth noting that in the correlation matrix, correlations with p-value &gt; 0.0</w:delText>
        </w:r>
      </w:del>
      <w:del w:id="744" w:author="Matthew Colwell" w:date="2020-11-05T07:41:00Z">
        <w:r w:rsidRPr="00E613EE" w:rsidDel="00EA79FD">
          <w:rPr>
            <w:highlight w:val="yellow"/>
          </w:rPr>
          <w:delText>1</w:delText>
        </w:r>
      </w:del>
      <w:del w:id="745" w:author="Matthew Colwell" w:date="2020-11-06T10:37:00Z">
        <w:r w:rsidRPr="00E613EE" w:rsidDel="007B126D">
          <w:rPr>
            <w:highlight w:val="yellow"/>
          </w:rPr>
          <w:delText xml:space="preserve"> are considered as insignificant.</w:delText>
        </w:r>
      </w:del>
    </w:p>
    <w:p w14:paraId="48ECD990" w14:textId="7315C4FB" w:rsidR="00FE7F13" w:rsidRPr="00E613EE" w:rsidDel="007B126D" w:rsidRDefault="00A34361" w:rsidP="004E47A0">
      <w:pPr>
        <w:rPr>
          <w:del w:id="746" w:author="Matthew Colwell" w:date="2020-11-06T10:37:00Z"/>
          <w:highlight w:val="yellow"/>
        </w:rPr>
      </w:pPr>
      <w:del w:id="747" w:author="Matthew Colwell" w:date="2020-11-06T10:37:00Z">
        <w:r w:rsidRPr="00E613EE" w:rsidDel="007B126D">
          <w:rPr>
            <w:highlight w:val="yellow"/>
          </w:rPr>
          <w:delText xml:space="preserve">We </w:delText>
        </w:r>
        <w:r w:rsidR="00FE7F13" w:rsidRPr="00E613EE" w:rsidDel="007B126D">
          <w:rPr>
            <w:highlight w:val="yellow"/>
          </w:rPr>
          <w:delText>were surprised at how initial hypothesis of a negative correlation between spending in the same margin was unfounded.</w:delText>
        </w:r>
      </w:del>
    </w:p>
    <w:p w14:paraId="5844DACB" w14:textId="5AEDF3FB" w:rsidR="00FE7F13" w:rsidRPr="00E613EE" w:rsidDel="007B126D" w:rsidRDefault="00FE7F13" w:rsidP="004E47A0">
      <w:pPr>
        <w:rPr>
          <w:del w:id="748" w:author="Matthew Colwell" w:date="2020-11-06T10:37:00Z"/>
          <w:highlight w:val="yellow"/>
        </w:rPr>
      </w:pPr>
      <w:del w:id="749" w:author="Matthew Colwell" w:date="2020-11-06T10:37:00Z">
        <w:r w:rsidRPr="00E613EE" w:rsidDel="007B126D">
          <w:rPr>
            <w:highlight w:val="yellow"/>
          </w:rPr>
          <w:delText>we did find a week linear relationship between spending and the margin for the w</w:delText>
        </w:r>
        <w:r w:rsidR="00A34361" w:rsidRPr="00E613EE" w:rsidDel="007B126D">
          <w:rPr>
            <w:highlight w:val="yellow"/>
          </w:rPr>
          <w:delText>inn</w:delText>
        </w:r>
        <w:r w:rsidRPr="00E613EE" w:rsidDel="007B126D">
          <w:rPr>
            <w:highlight w:val="yellow"/>
          </w:rPr>
          <w:delText xml:space="preserve">ing party </w:delText>
        </w:r>
      </w:del>
    </w:p>
    <w:p w14:paraId="00410117" w14:textId="1FC7152F" w:rsidR="00FE7F13" w:rsidRPr="00E613EE" w:rsidDel="007B126D" w:rsidRDefault="00FE7F13" w:rsidP="004E47A0">
      <w:pPr>
        <w:rPr>
          <w:del w:id="750" w:author="Matthew Colwell" w:date="2020-11-06T10:37:00Z"/>
          <w:highlight w:val="yellow"/>
        </w:rPr>
      </w:pPr>
      <w:del w:id="751" w:author="Matthew Colwell" w:date="2020-11-06T10:37:00Z">
        <w:r w:rsidRPr="00E613EE" w:rsidDel="007B126D">
          <w:rPr>
            <w:highlight w:val="yellow"/>
          </w:rPr>
          <w:delText>prompted us to look at whether the spending was focus particularly in states which belong to the winning party.</w:delText>
        </w:r>
      </w:del>
    </w:p>
    <w:p w14:paraId="5807486A" w14:textId="0C9B56E0" w:rsidR="00FE7F13" w:rsidRPr="00E613EE" w:rsidDel="007B126D" w:rsidRDefault="00FE7F13" w:rsidP="004E47A0">
      <w:pPr>
        <w:rPr>
          <w:del w:id="752" w:author="Matthew Colwell" w:date="2020-11-06T10:37:00Z"/>
          <w:highlight w:val="yellow"/>
        </w:rPr>
      </w:pPr>
      <w:del w:id="753" w:author="Matthew Colwell" w:date="2020-11-06T10:37:00Z">
        <w:r w:rsidRPr="00E613EE" w:rsidDel="007B126D">
          <w:rPr>
            <w:highlight w:val="yellow"/>
          </w:rPr>
          <w:delText>approach this with a logistic model and found a relationship that had statistical significance.</w:delText>
        </w:r>
        <w:r w:rsidR="00A34361" w:rsidRPr="00E613EE" w:rsidDel="007B126D">
          <w:rPr>
            <w:highlight w:val="yellow"/>
          </w:rPr>
          <w:delText xml:space="preserve"> T</w:delText>
        </w:r>
        <w:r w:rsidRPr="00E613EE" w:rsidDel="007B126D">
          <w:rPr>
            <w:highlight w:val="yellow"/>
          </w:rPr>
          <w:delText>he scattergun approach to find correlations and nearly 100 variables meant we needed to determine if statistical significance to spending.</w:delText>
        </w:r>
        <w:r w:rsidR="00A34361" w:rsidRPr="00E613EE" w:rsidDel="007B126D">
          <w:rPr>
            <w:highlight w:val="yellow"/>
          </w:rPr>
          <w:delText xml:space="preserve"> T</w:delText>
        </w:r>
        <w:r w:rsidRPr="00E613EE" w:rsidDel="007B126D">
          <w:rPr>
            <w:highlight w:val="yellow"/>
          </w:rPr>
          <w:delText xml:space="preserve">ruly genuine for a handful of variables. The lowest p value in the data set is for the proportion of the population who walks to work. </w:delText>
        </w:r>
      </w:del>
    </w:p>
    <w:p w14:paraId="0B201187" w14:textId="65ADC510" w:rsidR="00FE7F13" w:rsidRPr="004E47A0" w:rsidDel="007B126D" w:rsidRDefault="00FE7F13" w:rsidP="004E47A0">
      <w:pPr>
        <w:rPr>
          <w:del w:id="754" w:author="Matthew Colwell" w:date="2020-11-06T10:37:00Z"/>
        </w:rPr>
      </w:pPr>
      <w:del w:id="755" w:author="Matthew Colwell" w:date="2020-11-06T10:37:00Z">
        <w:r w:rsidRPr="00E613EE" w:rsidDel="007B126D">
          <w:rPr>
            <w:highlight w:val="yellow"/>
          </w:rPr>
          <w:delText xml:space="preserve">the model </w:delText>
        </w:r>
        <w:r w:rsidR="00A34361" w:rsidRPr="00E613EE" w:rsidDel="007B126D">
          <w:rPr>
            <w:highlight w:val="yellow"/>
          </w:rPr>
          <w:delText xml:space="preserve">assumption on residuals were validated and proved to be </w:delText>
        </w:r>
        <w:r w:rsidRPr="00E613EE" w:rsidDel="007B126D">
          <w:rPr>
            <w:highlight w:val="yellow"/>
          </w:rPr>
          <w:delText>reasonably acceptable</w:delText>
        </w:r>
        <w:r w:rsidR="00A34361" w:rsidRPr="00E613EE" w:rsidDel="007B126D">
          <w:rPr>
            <w:highlight w:val="yellow"/>
          </w:rPr>
          <w:delText xml:space="preserve">. </w:delText>
        </w:r>
        <w:r w:rsidRPr="00E613EE" w:rsidDel="007B126D">
          <w:rPr>
            <w:highlight w:val="yellow"/>
          </w:rPr>
          <w:delText xml:space="preserve">QQ plot shows residuals are normally distributed. </w:delText>
        </w:r>
        <w:r w:rsidR="00A34361" w:rsidRPr="00E613EE" w:rsidDel="007B126D">
          <w:rPr>
            <w:highlight w:val="yellow"/>
          </w:rPr>
          <w:delText>R</w:delText>
        </w:r>
        <w:r w:rsidRPr="00E613EE" w:rsidDel="007B126D">
          <w:rPr>
            <w:highlight w:val="yellow"/>
          </w:rPr>
          <w:delText xml:space="preserve">esiduals </w:delText>
        </w:r>
        <w:r w:rsidR="00A34361" w:rsidRPr="00E613EE" w:rsidDel="007B126D">
          <w:rPr>
            <w:highlight w:val="yellow"/>
          </w:rPr>
          <w:delText xml:space="preserve">also </w:delText>
        </w:r>
        <w:r w:rsidRPr="00E613EE" w:rsidDel="007B126D">
          <w:rPr>
            <w:highlight w:val="yellow"/>
          </w:rPr>
          <w:delText>have a fairly constant variants around zero mean</w:delText>
        </w:r>
        <w:r w:rsidR="004E47A0" w:rsidRPr="00E613EE" w:rsidDel="007B126D">
          <w:rPr>
            <w:highlight w:val="yellow"/>
          </w:rPr>
          <w:delText>.</w:delText>
        </w:r>
        <w:commentRangeEnd w:id="740"/>
        <w:r w:rsidR="00EA79FD" w:rsidRPr="00E613EE" w:rsidDel="007B126D">
          <w:rPr>
            <w:rStyle w:val="CommentReference"/>
            <w:highlight w:val="yellow"/>
          </w:rPr>
          <w:commentReference w:id="740"/>
        </w:r>
      </w:del>
    </w:p>
    <w:p w14:paraId="4ADCADDB" w14:textId="690527C6" w:rsidR="00FE7F13" w:rsidRDefault="00FE7F13" w:rsidP="0023172C">
      <w:pPr>
        <w:sectPr w:rsidR="00FE7F13">
          <w:pgSz w:w="11906" w:h="16838"/>
          <w:pgMar w:top="1440" w:right="1440" w:bottom="1440" w:left="1440" w:header="708" w:footer="708" w:gutter="0"/>
          <w:cols w:space="708"/>
          <w:docGrid w:linePitch="360"/>
        </w:sectPr>
      </w:pPr>
    </w:p>
    <w:p w14:paraId="0F06897F" w14:textId="47E398C5" w:rsidR="0023172C" w:rsidRDefault="0023172C" w:rsidP="0023172C">
      <w:pPr>
        <w:pStyle w:val="Heading1"/>
      </w:pPr>
      <w:bookmarkStart w:id="756" w:name="_Toc55564718"/>
      <w:bookmarkStart w:id="757" w:name="_Ref55565785"/>
      <w:commentRangeStart w:id="758"/>
      <w:r>
        <w:lastRenderedPageBreak/>
        <w:t>Outcomes and Insights</w:t>
      </w:r>
      <w:commentRangeEnd w:id="758"/>
      <w:r w:rsidR="00F14BB6">
        <w:rPr>
          <w:rStyle w:val="CommentReference"/>
          <w:rFonts w:ascii="Arial" w:eastAsiaTheme="minorHAnsi" w:hAnsi="Arial" w:cstheme="minorBidi"/>
          <w:color w:val="auto"/>
        </w:rPr>
        <w:commentReference w:id="758"/>
      </w:r>
      <w:bookmarkEnd w:id="756"/>
      <w:bookmarkEnd w:id="757"/>
    </w:p>
    <w:p w14:paraId="24CA3F5A" w14:textId="64F422DA" w:rsidR="004E47A0" w:rsidRDefault="004E47A0" w:rsidP="004E47A0">
      <w:pPr>
        <w:pStyle w:val="Heading2"/>
      </w:pPr>
      <w:bookmarkStart w:id="759" w:name="_Toc55564719"/>
      <w:bookmarkStart w:id="760" w:name="_Ref55565937"/>
      <w:r>
        <w:t>Project outcome</w:t>
      </w:r>
      <w:bookmarkEnd w:id="759"/>
      <w:bookmarkEnd w:id="760"/>
    </w:p>
    <w:p w14:paraId="66BF5DA6" w14:textId="177644A3" w:rsidR="005106F1" w:rsidRDefault="004E47A0" w:rsidP="005106F1">
      <w:pPr>
        <w:rPr>
          <w:ins w:id="761" w:author="Siamak Adeli Koodehi" w:date="2020-11-05T15:06:00Z"/>
        </w:rPr>
      </w:pPr>
      <w:del w:id="762" w:author="Siamak Adeli Koodehi" w:date="2020-11-05T15:06:00Z">
        <w:r w:rsidRPr="004E47A0" w:rsidDel="005106F1">
          <w:delText>Based on our objective in this project, a web tool is developed to display the data in two different maps in the first map based on the last political districts.</w:delText>
        </w:r>
      </w:del>
      <w:ins w:id="763" w:author="Siamak Adeli Koodehi" w:date="2020-11-05T15:06:00Z">
        <w:r w:rsidR="005106F1">
          <w:t>Based on our objective in this project, a web tool is developed to display the data in two different maps in the first map based on the last political districts.</w:t>
        </w:r>
      </w:ins>
    </w:p>
    <w:p w14:paraId="56789A38" w14:textId="77777777" w:rsidR="005106F1" w:rsidRDefault="005106F1" w:rsidP="005106F1">
      <w:pPr>
        <w:rPr>
          <w:ins w:id="764" w:author="Siamak Adeli Koodehi" w:date="2020-11-05T15:06:00Z"/>
        </w:rPr>
      </w:pPr>
      <w:ins w:id="765" w:author="Siamak Adeli Koodehi" w:date="2020-11-05T15:06:00Z">
        <w:r>
          <w:t xml:space="preserve">The website </w:t>
        </w:r>
        <w:r>
          <w:fldChar w:fldCharType="begin"/>
        </w:r>
        <w:r>
          <w:instrText xml:space="preserve"> HYPERLINK "https://data7001group8.com/" </w:instrText>
        </w:r>
        <w:r>
          <w:fldChar w:fldCharType="separate"/>
        </w:r>
        <w:r>
          <w:rPr>
            <w:rStyle w:val="Hyperlink"/>
          </w:rPr>
          <w:t>[https://data7001group8.com]</w:t>
        </w:r>
        <w:r>
          <w:fldChar w:fldCharType="end"/>
        </w:r>
        <w:r>
          <w:t xml:space="preserve"> also depicts the distribution of projects and their locations on each electoral district. Expenditure and the total estimated cost in that Each project related to one of 13 different departments and the relationship between projects with population of each region.</w:t>
        </w:r>
      </w:ins>
    </w:p>
    <w:p w14:paraId="6BC14C47" w14:textId="33098B86" w:rsidR="005106F1" w:rsidRDefault="005106F1" w:rsidP="005106F1">
      <w:pPr>
        <w:rPr>
          <w:ins w:id="766" w:author="Siamak Adeli Koodehi" w:date="2020-11-05T15:06:00Z"/>
        </w:rPr>
      </w:pPr>
      <w:ins w:id="767" w:author="Siamak Adeli Koodehi" w:date="2020-11-05T15:06:00Z">
        <w:r>
          <w:rPr>
            <w:noProof/>
          </w:rPr>
          <w:drawing>
            <wp:inline distT="0" distB="0" distL="0" distR="0" wp14:anchorId="715B114D" wp14:editId="5AE58AC5">
              <wp:extent cx="5729605" cy="5720080"/>
              <wp:effectExtent l="0" t="0" r="4445" b="0"/>
              <wp:docPr id="16" name="Picture 1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p&#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9605" cy="5720080"/>
                      </a:xfrm>
                      <a:prstGeom prst="rect">
                        <a:avLst/>
                      </a:prstGeom>
                      <a:noFill/>
                      <a:ln>
                        <a:noFill/>
                      </a:ln>
                    </pic:spPr>
                  </pic:pic>
                </a:graphicData>
              </a:graphic>
            </wp:inline>
          </w:drawing>
        </w:r>
      </w:ins>
    </w:p>
    <w:p w14:paraId="71983C3F" w14:textId="77777777" w:rsidR="005106F1" w:rsidRDefault="005106F1" w:rsidP="005106F1">
      <w:pPr>
        <w:rPr>
          <w:ins w:id="768" w:author="Siamak Adeli Koodehi" w:date="2020-11-05T15:06:00Z"/>
        </w:rPr>
      </w:pPr>
    </w:p>
    <w:p w14:paraId="784C31D9" w14:textId="77777777" w:rsidR="005106F1" w:rsidRDefault="005106F1" w:rsidP="005106F1">
      <w:pPr>
        <w:rPr>
          <w:ins w:id="769" w:author="Siamak Adeli Koodehi" w:date="2020-11-05T15:06:00Z"/>
        </w:rPr>
      </w:pPr>
    </w:p>
    <w:p w14:paraId="1E214081" w14:textId="77777777" w:rsidR="005106F1" w:rsidRDefault="005106F1" w:rsidP="005106F1">
      <w:pPr>
        <w:rPr>
          <w:ins w:id="770" w:author="Siamak Adeli Koodehi" w:date="2020-11-05T15:06:00Z"/>
        </w:rPr>
      </w:pPr>
    </w:p>
    <w:p w14:paraId="7CB45346" w14:textId="77777777" w:rsidR="005106F1" w:rsidRDefault="005106F1" w:rsidP="005106F1">
      <w:pPr>
        <w:rPr>
          <w:ins w:id="771" w:author="Siamak Adeli Koodehi" w:date="2020-11-05T15:06:00Z"/>
        </w:rPr>
      </w:pPr>
    </w:p>
    <w:p w14:paraId="2CEBB066" w14:textId="77777777" w:rsidR="005106F1" w:rsidRDefault="005106F1" w:rsidP="005106F1">
      <w:pPr>
        <w:rPr>
          <w:ins w:id="772" w:author="Siamak Adeli Koodehi" w:date="2020-11-05T15:06:00Z"/>
        </w:rPr>
      </w:pPr>
      <w:ins w:id="773" w:author="Siamak Adeli Koodehi" w:date="2020-11-05T15:06:00Z">
        <w:r>
          <w:lastRenderedPageBreak/>
          <w:t>The website also provides electoral results from 2004 to 2017.</w:t>
        </w:r>
      </w:ins>
    </w:p>
    <w:p w14:paraId="68DAF838" w14:textId="10A64431" w:rsidR="005106F1" w:rsidRDefault="005106F1" w:rsidP="005106F1">
      <w:pPr>
        <w:rPr>
          <w:ins w:id="774" w:author="Siamak Adeli Koodehi" w:date="2020-11-05T15:06:00Z"/>
        </w:rPr>
      </w:pPr>
      <w:ins w:id="775" w:author="Siamak Adeli Koodehi" w:date="2020-11-05T15:06:00Z">
        <w:r>
          <w:rPr>
            <w:noProof/>
          </w:rPr>
          <w:drawing>
            <wp:inline distT="0" distB="0" distL="0" distR="0" wp14:anchorId="4DB3B59A" wp14:editId="4447C6E6">
              <wp:extent cx="2481580" cy="2624455"/>
              <wp:effectExtent l="0" t="0" r="0" b="4445"/>
              <wp:docPr id="15" name="Picture 15"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art, bubble 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81580" cy="2624455"/>
                      </a:xfrm>
                      <a:prstGeom prst="rect">
                        <a:avLst/>
                      </a:prstGeom>
                      <a:noFill/>
                      <a:ln>
                        <a:noFill/>
                      </a:ln>
                    </pic:spPr>
                  </pic:pic>
                </a:graphicData>
              </a:graphic>
            </wp:inline>
          </w:drawing>
        </w:r>
        <w:r>
          <w:rPr>
            <w:noProof/>
          </w:rPr>
          <w:drawing>
            <wp:inline distT="0" distB="0" distL="0" distR="0" wp14:anchorId="024AADE4" wp14:editId="7F76E4ED">
              <wp:extent cx="2491105" cy="2586355"/>
              <wp:effectExtent l="0" t="0" r="4445" b="4445"/>
              <wp:docPr id="14" name="Picture 14"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art, bubble char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91105" cy="2586355"/>
                      </a:xfrm>
                      <a:prstGeom prst="rect">
                        <a:avLst/>
                      </a:prstGeom>
                      <a:noFill/>
                      <a:ln>
                        <a:noFill/>
                      </a:ln>
                    </pic:spPr>
                  </pic:pic>
                </a:graphicData>
              </a:graphic>
            </wp:inline>
          </w:drawing>
        </w:r>
      </w:ins>
    </w:p>
    <w:p w14:paraId="33715AE8" w14:textId="77777777" w:rsidR="005106F1" w:rsidRDefault="005106F1" w:rsidP="005106F1">
      <w:pPr>
        <w:rPr>
          <w:ins w:id="776" w:author="Siamak Adeli Koodehi" w:date="2020-11-05T15:06:00Z"/>
        </w:rPr>
      </w:pPr>
    </w:p>
    <w:p w14:paraId="1EB9329A" w14:textId="5C822EB6" w:rsidR="005106F1" w:rsidRDefault="005106F1" w:rsidP="005106F1">
      <w:pPr>
        <w:rPr>
          <w:ins w:id="777" w:author="Siamak Adeli Koodehi" w:date="2020-11-05T15:06:00Z"/>
        </w:rPr>
      </w:pPr>
      <w:ins w:id="778" w:author="Siamak Adeli Koodehi" w:date="2020-11-05T15:06:00Z">
        <w:r>
          <w:rPr>
            <w:noProof/>
          </w:rPr>
          <w:drawing>
            <wp:inline distT="0" distB="0" distL="0" distR="0" wp14:anchorId="05FDA83F" wp14:editId="64E912C6">
              <wp:extent cx="2462530" cy="2624455"/>
              <wp:effectExtent l="0" t="0" r="0" b="4445"/>
              <wp:docPr id="13" name="Picture 13"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art, bubble char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62530" cy="2624455"/>
                      </a:xfrm>
                      <a:prstGeom prst="rect">
                        <a:avLst/>
                      </a:prstGeom>
                      <a:noFill/>
                      <a:ln>
                        <a:noFill/>
                      </a:ln>
                    </pic:spPr>
                  </pic:pic>
                </a:graphicData>
              </a:graphic>
            </wp:inline>
          </w:drawing>
        </w:r>
        <w:r>
          <w:rPr>
            <w:noProof/>
          </w:rPr>
          <w:drawing>
            <wp:inline distT="0" distB="0" distL="0" distR="0" wp14:anchorId="6F2C3701" wp14:editId="1BCF9748">
              <wp:extent cx="2500630" cy="2624455"/>
              <wp:effectExtent l="0" t="0" r="0" b="4445"/>
              <wp:docPr id="12" name="Picture 1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art, bubble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00630" cy="2624455"/>
                      </a:xfrm>
                      <a:prstGeom prst="rect">
                        <a:avLst/>
                      </a:prstGeom>
                      <a:noFill/>
                      <a:ln>
                        <a:noFill/>
                      </a:ln>
                    </pic:spPr>
                  </pic:pic>
                </a:graphicData>
              </a:graphic>
            </wp:inline>
          </w:drawing>
        </w:r>
      </w:ins>
    </w:p>
    <w:p w14:paraId="41D6F9E3" w14:textId="7BEA8693" w:rsidR="005106F1" w:rsidRDefault="005106F1" w:rsidP="005106F1">
      <w:pPr>
        <w:rPr>
          <w:ins w:id="779" w:author="Siamak Adeli Koodehi" w:date="2020-11-05T15:06:00Z"/>
        </w:rPr>
      </w:pPr>
      <w:ins w:id="780" w:author="Siamak Adeli Koodehi" w:date="2020-11-05T15:06:00Z">
        <w:r>
          <w:rPr>
            <w:noProof/>
          </w:rPr>
          <w:drawing>
            <wp:inline distT="0" distB="0" distL="0" distR="0" wp14:anchorId="0E470217" wp14:editId="55B0D50F">
              <wp:extent cx="2424430" cy="2590800"/>
              <wp:effectExtent l="0" t="0" r="0" b="0"/>
              <wp:docPr id="11" name="Picture 1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art, bubble char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24430" cy="2590800"/>
                      </a:xfrm>
                      <a:prstGeom prst="rect">
                        <a:avLst/>
                      </a:prstGeom>
                      <a:noFill/>
                      <a:ln>
                        <a:noFill/>
                      </a:ln>
                    </pic:spPr>
                  </pic:pic>
                </a:graphicData>
              </a:graphic>
            </wp:inline>
          </w:drawing>
        </w:r>
        <w:r>
          <w:rPr>
            <w:noProof/>
          </w:rPr>
          <w:drawing>
            <wp:inline distT="0" distB="0" distL="0" distR="0" wp14:anchorId="5527E3BA" wp14:editId="565A0BA5">
              <wp:extent cx="2586355" cy="2676525"/>
              <wp:effectExtent l="0" t="0" r="4445" b="9525"/>
              <wp:docPr id="10" name="Picture 10"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hart, bubble char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86355" cy="2676525"/>
                      </a:xfrm>
                      <a:prstGeom prst="rect">
                        <a:avLst/>
                      </a:prstGeom>
                      <a:noFill/>
                      <a:ln>
                        <a:noFill/>
                      </a:ln>
                    </pic:spPr>
                  </pic:pic>
                </a:graphicData>
              </a:graphic>
            </wp:inline>
          </w:drawing>
        </w:r>
      </w:ins>
    </w:p>
    <w:p w14:paraId="6F3D5F4A" w14:textId="77777777" w:rsidR="005106F1" w:rsidRDefault="005106F1" w:rsidP="005106F1">
      <w:pPr>
        <w:rPr>
          <w:ins w:id="781" w:author="Siamak Adeli Koodehi" w:date="2020-11-05T15:06:00Z"/>
        </w:rPr>
      </w:pPr>
      <w:ins w:id="782" w:author="Siamak Adeli Koodehi" w:date="2020-11-05T15:06:00Z">
        <w:r>
          <w:lastRenderedPageBreak/>
          <w:t>The website also provides electoral results divided by each district.</w:t>
        </w:r>
      </w:ins>
    </w:p>
    <w:p w14:paraId="207D9451" w14:textId="77777777" w:rsidR="005106F1" w:rsidRDefault="005106F1" w:rsidP="005106F1">
      <w:pPr>
        <w:rPr>
          <w:ins w:id="783" w:author="Siamak Adeli Koodehi" w:date="2020-11-05T15:06:00Z"/>
        </w:rPr>
      </w:pPr>
    </w:p>
    <w:p w14:paraId="0CAFB9C7" w14:textId="2B330666" w:rsidR="005106F1" w:rsidRDefault="005106F1" w:rsidP="005106F1">
      <w:pPr>
        <w:rPr>
          <w:ins w:id="784" w:author="Siamak Adeli Koodehi" w:date="2020-11-05T15:06:00Z"/>
        </w:rPr>
      </w:pPr>
      <w:ins w:id="785" w:author="Siamak Adeli Koodehi" w:date="2020-11-05T15:06:00Z">
        <w:r>
          <w:rPr>
            <w:noProof/>
          </w:rPr>
          <mc:AlternateContent>
            <mc:Choice Requires="wps">
              <w:drawing>
                <wp:anchor distT="0" distB="0" distL="114300" distR="114300" simplePos="0" relativeHeight="251665408" behindDoc="0" locked="0" layoutInCell="1" allowOverlap="1" wp14:anchorId="779E2A03" wp14:editId="6CF918A3">
                  <wp:simplePos x="0" y="0"/>
                  <wp:positionH relativeFrom="column">
                    <wp:posOffset>3262630</wp:posOffset>
                  </wp:positionH>
                  <wp:positionV relativeFrom="paragraph">
                    <wp:posOffset>1885950</wp:posOffset>
                  </wp:positionV>
                  <wp:extent cx="1080770" cy="1366520"/>
                  <wp:effectExtent l="0" t="38100" r="62230" b="24130"/>
                  <wp:wrapNone/>
                  <wp:docPr id="18" name="Straight Arrow Connector 18"/>
                  <wp:cNvGraphicFramePr/>
                  <a:graphic xmlns:a="http://schemas.openxmlformats.org/drawingml/2006/main">
                    <a:graphicData uri="http://schemas.microsoft.com/office/word/2010/wordprocessingShape">
                      <wps:wsp>
                        <wps:cNvCnPr/>
                        <wps:spPr>
                          <a:xfrm flipV="1">
                            <a:off x="0" y="0"/>
                            <a:ext cx="1080770" cy="1366520"/>
                          </a:xfrm>
                          <a:prstGeom prst="straightConnector1">
                            <a:avLst/>
                          </a:prstGeom>
                          <a:ln w="25400">
                            <a:solidFill>
                              <a:schemeClr val="accent4">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854992" id="_x0000_t32" coordsize="21600,21600" o:spt="32" o:oned="t" path="m,l21600,21600e" filled="f">
                  <v:path arrowok="t" fillok="f" o:connecttype="none"/>
                  <o:lock v:ext="edit" shapetype="t"/>
                </v:shapetype>
                <v:shape id="Straight Arrow Connector 18" o:spid="_x0000_s1026" type="#_x0000_t32" style="position:absolute;margin-left:256.9pt;margin-top:148.5pt;width:85.1pt;height:107.6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" strokecolor="#ffd966 [1943]" strokeweight="2pt">
                  <v:stroke endarrow="block" joinstyle="miter"/>
                </v:shape>
              </w:pict>
            </mc:Fallback>
          </mc:AlternateContent>
        </w:r>
        <w:r>
          <w:rPr>
            <w:noProof/>
          </w:rPr>
          <w:drawing>
            <wp:anchor distT="0" distB="0" distL="114300" distR="114300" simplePos="0" relativeHeight="251664384" behindDoc="0" locked="0" layoutInCell="1" allowOverlap="1" wp14:anchorId="09BEA20A" wp14:editId="3DF95F6B">
              <wp:simplePos x="0" y="0"/>
              <wp:positionH relativeFrom="column">
                <wp:posOffset>4187190</wp:posOffset>
              </wp:positionH>
              <wp:positionV relativeFrom="paragraph">
                <wp:posOffset>318770</wp:posOffset>
              </wp:positionV>
              <wp:extent cx="2072005" cy="1924050"/>
              <wp:effectExtent l="0" t="0" r="4445" b="0"/>
              <wp:wrapNone/>
              <wp:docPr id="17" name="Picture 1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p&#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72005" cy="192405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6583953" wp14:editId="3F74C820">
              <wp:extent cx="4924425" cy="6053455"/>
              <wp:effectExtent l="0" t="0" r="9525" b="4445"/>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p&#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24425" cy="6053455"/>
                      </a:xfrm>
                      <a:prstGeom prst="rect">
                        <a:avLst/>
                      </a:prstGeom>
                      <a:noFill/>
                      <a:ln>
                        <a:noFill/>
                      </a:ln>
                    </pic:spPr>
                  </pic:pic>
                </a:graphicData>
              </a:graphic>
            </wp:inline>
          </w:drawing>
        </w:r>
        <w:r>
          <w:t xml:space="preserve"> </w:t>
        </w:r>
        <w:r>
          <w:fldChar w:fldCharType="begin"/>
        </w:r>
        <w:r>
          <w:instrText xml:space="preserve"> HYPERLINK "https://data7001group8.com/" </w:instrText>
        </w:r>
        <w:r>
          <w:fldChar w:fldCharType="separate"/>
        </w:r>
        <w:r>
          <w:rPr>
            <w:rStyle w:val="Hyperlink"/>
          </w:rPr>
          <w:t>[https://data7001group8.com]</w:t>
        </w:r>
        <w:r>
          <w:fldChar w:fldCharType="end"/>
        </w:r>
        <w:r>
          <w:t xml:space="preserve"> also has the feature to illustrate the location of each project by drilling down on the map </w:t>
        </w:r>
      </w:ins>
    </w:p>
    <w:p w14:paraId="4C76AC4F" w14:textId="3A5E4E48" w:rsidR="005106F1" w:rsidRDefault="005106F1" w:rsidP="005106F1">
      <w:pPr>
        <w:rPr>
          <w:ins w:id="786" w:author="Siamak Adeli Koodehi" w:date="2020-11-05T15:06:00Z"/>
        </w:rPr>
      </w:pPr>
      <w:ins w:id="787" w:author="Siamak Adeli Koodehi" w:date="2020-11-05T15:06:00Z">
        <w:r>
          <w:rPr>
            <w:noProof/>
          </w:rPr>
          <w:lastRenderedPageBreak/>
          <w:drawing>
            <wp:inline distT="0" distB="0" distL="0" distR="0" wp14:anchorId="319C0E6E" wp14:editId="015BD09A">
              <wp:extent cx="5558155" cy="3876675"/>
              <wp:effectExtent l="0" t="0" r="4445" b="9525"/>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p&#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58155" cy="3876675"/>
                      </a:xfrm>
                      <a:prstGeom prst="rect">
                        <a:avLst/>
                      </a:prstGeom>
                      <a:noFill/>
                      <a:ln>
                        <a:noFill/>
                      </a:ln>
                    </pic:spPr>
                  </pic:pic>
                </a:graphicData>
              </a:graphic>
            </wp:inline>
          </w:drawing>
        </w:r>
        <w:r>
          <w:rPr>
            <w:noProof/>
          </w:rPr>
          <w:drawing>
            <wp:inline distT="0" distB="0" distL="0" distR="0" wp14:anchorId="4AE24D61" wp14:editId="48C39297">
              <wp:extent cx="5619750" cy="4248150"/>
              <wp:effectExtent l="0" t="0" r="0" b="0"/>
              <wp:docPr id="6" name="Picture 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aphical user interface, application, table, Excel&#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19750" cy="4248150"/>
                      </a:xfrm>
                      <a:prstGeom prst="rect">
                        <a:avLst/>
                      </a:prstGeom>
                      <a:noFill/>
                      <a:ln>
                        <a:noFill/>
                      </a:ln>
                    </pic:spPr>
                  </pic:pic>
                </a:graphicData>
              </a:graphic>
            </wp:inline>
          </w:drawing>
        </w:r>
      </w:ins>
    </w:p>
    <w:p w14:paraId="7FBD2232" w14:textId="77777777" w:rsidR="005106F1" w:rsidRDefault="005106F1" w:rsidP="005106F1">
      <w:pPr>
        <w:rPr>
          <w:ins w:id="788" w:author="Siamak Adeli Koodehi" w:date="2020-11-05T15:06:00Z"/>
        </w:rPr>
      </w:pPr>
    </w:p>
    <w:p w14:paraId="15D5CDA8" w14:textId="77777777" w:rsidR="005106F1" w:rsidRDefault="005106F1" w:rsidP="005106F1">
      <w:pPr>
        <w:rPr>
          <w:ins w:id="789" w:author="Siamak Adeli Koodehi" w:date="2020-11-05T15:06:00Z"/>
        </w:rPr>
      </w:pPr>
    </w:p>
    <w:p w14:paraId="044BB73E" w14:textId="6635EAA8" w:rsidR="0054121B" w:rsidRDefault="0054121B" w:rsidP="005106F1">
      <w:pPr>
        <w:rPr>
          <w:ins w:id="790" w:author="Hung Vu" w:date="2020-11-06T00:27:00Z"/>
        </w:rPr>
      </w:pPr>
      <w:ins w:id="791" w:author="Hung Vu" w:date="2020-11-06T00:21:00Z">
        <w:r>
          <w:lastRenderedPageBreak/>
          <w:t>Based on findings of the</w:t>
        </w:r>
      </w:ins>
      <w:ins w:id="792" w:author="Hung Vu" w:date="2020-11-06T00:22:00Z">
        <w:r>
          <w:t xml:space="preserve"> regression models, there was no clear evidence of pork-barrelling theory which suggested the government would </w:t>
        </w:r>
      </w:ins>
      <w:ins w:id="793" w:author="Hung Vu" w:date="2020-11-06T00:23:00Z">
        <w:r>
          <w:t xml:space="preserve">allocate more budget to swing electorates. However, there is a moderate evidence </w:t>
        </w:r>
      </w:ins>
      <w:ins w:id="794" w:author="Hung Vu" w:date="2020-11-06T00:24:00Z">
        <w:r>
          <w:t>for political motivation where the winning party allocated more budget to their won electorates. There is also an evidence t</w:t>
        </w:r>
      </w:ins>
      <w:ins w:id="795" w:author="Hung Vu" w:date="2020-11-06T00:25:00Z">
        <w:r>
          <w:t>hat more spending was allocated to electorates that have higher proportion of working age population</w:t>
        </w:r>
      </w:ins>
      <w:ins w:id="796" w:author="Hung Vu" w:date="2020-11-06T00:26:00Z">
        <w:r>
          <w:t>. However, the total population size</w:t>
        </w:r>
      </w:ins>
      <w:ins w:id="797" w:author="Hung Vu" w:date="2020-11-06T00:27:00Z">
        <w:r>
          <w:t xml:space="preserve"> and median household income</w:t>
        </w:r>
      </w:ins>
      <w:ins w:id="798" w:author="Hung Vu" w:date="2020-11-06T00:26:00Z">
        <w:r>
          <w:t xml:space="preserve"> ha</w:t>
        </w:r>
      </w:ins>
      <w:ins w:id="799" w:author="Hung Vu" w:date="2020-11-06T00:27:00Z">
        <w:r>
          <w:t>ve</w:t>
        </w:r>
      </w:ins>
      <w:ins w:id="800" w:author="Hung Vu" w:date="2020-11-06T00:26:00Z">
        <w:r>
          <w:t xml:space="preserve"> no</w:t>
        </w:r>
      </w:ins>
      <w:ins w:id="801" w:author="Hung Vu" w:date="2020-11-06T00:27:00Z">
        <w:r>
          <w:t xml:space="preserve"> correlation to the spending.</w:t>
        </w:r>
      </w:ins>
    </w:p>
    <w:p w14:paraId="776B0AF8" w14:textId="2DE30511" w:rsidR="000F6C24" w:rsidRDefault="000F6C24" w:rsidP="005106F1">
      <w:pPr>
        <w:rPr>
          <w:ins w:id="802" w:author="Hung Vu" w:date="2020-11-06T00:21:00Z"/>
        </w:rPr>
      </w:pPr>
      <w:ins w:id="803" w:author="Hung Vu" w:date="2020-11-06T00:28:00Z">
        <w:r>
          <w:t xml:space="preserve">The project team was aware that our data was only a snapshot of the government’s spending, election results and </w:t>
        </w:r>
      </w:ins>
      <w:ins w:id="804" w:author="Hung Vu" w:date="2020-11-06T00:29:00Z">
        <w:r>
          <w:t>Census data. Due to time limitation</w:t>
        </w:r>
      </w:ins>
      <w:ins w:id="805" w:author="Hung Vu" w:date="2020-11-06T00:31:00Z">
        <w:r>
          <w:t xml:space="preserve"> and significant amount of data</w:t>
        </w:r>
      </w:ins>
      <w:ins w:id="806" w:author="Hung Vu" w:date="2020-11-06T00:29:00Z">
        <w:r>
          <w:t xml:space="preserve">, </w:t>
        </w:r>
      </w:ins>
      <w:ins w:id="807" w:author="Hung Vu" w:date="2020-11-06T00:30:00Z">
        <w:r>
          <w:t xml:space="preserve">the team </w:t>
        </w:r>
      </w:ins>
      <w:ins w:id="808" w:author="Hung Vu" w:date="2020-11-06T00:32:00Z">
        <w:r>
          <w:t xml:space="preserve">decided </w:t>
        </w:r>
      </w:ins>
      <w:ins w:id="809" w:author="Hung Vu" w:date="2020-11-06T00:33:00Z">
        <w:r>
          <w:t xml:space="preserve">it would be </w:t>
        </w:r>
      </w:ins>
      <w:ins w:id="810" w:author="Hung Vu" w:date="2020-11-06T00:34:00Z">
        <w:r>
          <w:t xml:space="preserve">more efficient </w:t>
        </w:r>
      </w:ins>
      <w:ins w:id="811" w:author="Hung Vu" w:date="2020-11-06T00:32:00Z">
        <w:r>
          <w:t xml:space="preserve">to </w:t>
        </w:r>
      </w:ins>
      <w:ins w:id="812" w:author="Hung Vu" w:date="2020-11-06T00:30:00Z">
        <w:r>
          <w:t xml:space="preserve">explore the </w:t>
        </w:r>
      </w:ins>
      <w:ins w:id="813" w:author="Hung Vu" w:date="2020-11-06T00:34:00Z">
        <w:r>
          <w:t xml:space="preserve">snapshot </w:t>
        </w:r>
      </w:ins>
      <w:ins w:id="814" w:author="Hung Vu" w:date="2020-11-06T00:30:00Z">
        <w:r>
          <w:t xml:space="preserve">data to find </w:t>
        </w:r>
      </w:ins>
      <w:ins w:id="815" w:author="Hung Vu" w:date="2020-11-06T00:31:00Z">
        <w:r>
          <w:t>features that are the most relevant in understanding the government’s spending</w:t>
        </w:r>
      </w:ins>
      <w:ins w:id="816" w:author="Hung Vu" w:date="2020-11-06T00:33:00Z">
        <w:r>
          <w:t>.</w:t>
        </w:r>
      </w:ins>
      <w:ins w:id="817" w:author="Hung Vu" w:date="2020-11-06T00:31:00Z">
        <w:r>
          <w:t xml:space="preserve"> Based on these findings</w:t>
        </w:r>
      </w:ins>
      <w:ins w:id="818" w:author="Hung Vu" w:date="2020-11-06T00:33:00Z">
        <w:r>
          <w:t>, the project’s scope and data</w:t>
        </w:r>
      </w:ins>
      <w:ins w:id="819" w:author="Hung Vu" w:date="2020-11-06T00:34:00Z">
        <w:r>
          <w:t xml:space="preserve"> would then be extended if time allowed.</w:t>
        </w:r>
      </w:ins>
    </w:p>
    <w:p w14:paraId="463F5250" w14:textId="6FE376A6" w:rsidR="005106F1" w:rsidRDefault="005106F1" w:rsidP="005106F1">
      <w:pPr>
        <w:rPr>
          <w:ins w:id="820" w:author="Siamak Adeli Koodehi" w:date="2020-11-05T15:06:00Z"/>
        </w:rPr>
      </w:pPr>
      <w:ins w:id="821" w:author="Siamak Adeli Koodehi" w:date="2020-11-05T15:06:00Z">
        <w:r>
          <w:t>by following data science process from the finding a human centre problem, getting a fit data for use and making the data confess, found some evidence for the hypothesis of political motivation on how to government spend, correlation to the working</w:t>
        </w:r>
      </w:ins>
      <w:ins w:id="822" w:author="Hung Vu" w:date="2020-11-06T00:21:00Z">
        <w:r w:rsidR="0054121B">
          <w:t xml:space="preserve"> age group</w:t>
        </w:r>
      </w:ins>
      <w:ins w:id="823" w:author="Siamak Adeli Koodehi" w:date="2020-11-05T15:06:00Z">
        <w:del w:id="824" w:author="Hung Vu" w:date="2020-11-06T00:21:00Z">
          <w:r w:rsidDel="0054121B">
            <w:delText xml:space="preserve"> population</w:delText>
          </w:r>
        </w:del>
      </w:ins>
      <w:ins w:id="825" w:author="Hung Vu" w:date="2020-11-06T00:21:00Z">
        <w:r w:rsidR="0054121B">
          <w:t xml:space="preserve"> (21-65 years old)</w:t>
        </w:r>
      </w:ins>
      <w:ins w:id="826" w:author="Siamak Adeli Koodehi" w:date="2020-11-05T15:06:00Z">
        <w:r>
          <w:t xml:space="preserve">. </w:t>
        </w:r>
      </w:ins>
    </w:p>
    <w:p w14:paraId="0645AE51" w14:textId="77777777" w:rsidR="005106F1" w:rsidRDefault="005106F1" w:rsidP="005106F1">
      <w:pPr>
        <w:rPr>
          <w:ins w:id="827" w:author="Siamak Adeli Koodehi" w:date="2020-11-05T15:06:00Z"/>
        </w:rPr>
      </w:pPr>
      <w:ins w:id="828" w:author="Siamak Adeli Koodehi" w:date="2020-11-05T15:06:00Z">
        <w:r>
          <w:t>However, no correlation to the population size in a median household income.</w:t>
        </w:r>
      </w:ins>
    </w:p>
    <w:p w14:paraId="3A3D1871" w14:textId="77777777" w:rsidR="005106F1" w:rsidDel="00ED73D9" w:rsidRDefault="005106F1" w:rsidP="005106F1">
      <w:pPr>
        <w:rPr>
          <w:ins w:id="829" w:author="Siamak Adeli Koodehi" w:date="2020-11-05T15:06:00Z"/>
          <w:del w:id="830" w:author="Christopher Symons" w:date="2020-11-06T14:16:00Z"/>
        </w:rPr>
      </w:pPr>
      <w:ins w:id="831" w:author="Siamak Adeli Koodehi" w:date="2020-11-05T15:06:00Z">
        <w:r>
          <w:t>Improved our understanding of government spending, we suggest following more sophisticated statistical techniques widen the scope of the data.</w:t>
        </w:r>
      </w:ins>
    </w:p>
    <w:p w14:paraId="1F5F1831" w14:textId="77777777" w:rsidR="005106F1" w:rsidRPr="004E47A0" w:rsidDel="00ED73D9" w:rsidRDefault="005106F1" w:rsidP="004E47A0">
      <w:pPr>
        <w:rPr>
          <w:del w:id="832" w:author="Christopher Symons" w:date="2020-11-06T14:16:00Z"/>
        </w:rPr>
      </w:pPr>
    </w:p>
    <w:p w14:paraId="01689935" w14:textId="1DE95E2D" w:rsidR="004E47A0" w:rsidDel="005106F1" w:rsidRDefault="004E47A0" w:rsidP="004E47A0">
      <w:pPr>
        <w:rPr>
          <w:del w:id="833" w:author="Siamak Adeli Koodehi" w:date="2020-11-05T15:06:00Z"/>
        </w:rPr>
      </w:pPr>
      <w:del w:id="834" w:author="Siamak Adeli Koodehi" w:date="2020-11-05T15:06:00Z">
        <w:r w:rsidRPr="004E47A0" w:rsidDel="005106F1">
          <w:delText>The website also depicts the distribution of projects and their locations on each electoral district. Expenditure and the total estimated cost in that Each project related to one of 13 different departments and the relationship between projects with population of each region</w:delText>
        </w:r>
        <w:r w:rsidDel="005106F1">
          <w:delText>.</w:delText>
        </w:r>
      </w:del>
    </w:p>
    <w:p w14:paraId="2EC0089A" w14:textId="6B4B5F35" w:rsidR="004E47A0" w:rsidDel="005106F1" w:rsidRDefault="004E47A0" w:rsidP="004E47A0">
      <w:pPr>
        <w:rPr>
          <w:del w:id="835" w:author="Siamak Adeli Koodehi" w:date="2020-11-05T15:06:00Z"/>
        </w:rPr>
      </w:pPr>
      <w:del w:id="836" w:author="Siamak Adeli Koodehi" w:date="2020-11-05T15:06:00Z">
        <w:r w:rsidDel="005106F1">
          <w:delText>The websit</w:delText>
        </w:r>
        <w:r w:rsidR="0029727E" w:rsidDel="005106F1">
          <w:delText xml:space="preserve">e </w:delText>
        </w:r>
        <w:r w:rsidDel="005106F1">
          <w:delText xml:space="preserve">also </w:delText>
        </w:r>
        <w:r w:rsidR="0029727E" w:rsidDel="005106F1">
          <w:delText>provides</w:delText>
        </w:r>
        <w:r w:rsidDel="005106F1">
          <w:delText xml:space="preserve"> </w:delText>
        </w:r>
        <w:r w:rsidR="0029727E" w:rsidRPr="0029727E" w:rsidDel="005106F1">
          <w:delText>electoral results from 2004 to 2017.</w:delText>
        </w:r>
      </w:del>
    </w:p>
    <w:p w14:paraId="0B41C037" w14:textId="45905BE1" w:rsidR="004E47A0" w:rsidRPr="004E47A0" w:rsidDel="005106F1" w:rsidRDefault="004E47A0" w:rsidP="004E47A0">
      <w:pPr>
        <w:rPr>
          <w:del w:id="837" w:author="Siamak Adeli Koodehi" w:date="2020-11-05T15:06:00Z"/>
        </w:rPr>
      </w:pPr>
    </w:p>
    <w:p w14:paraId="18C2BC27" w14:textId="39E99145" w:rsidR="00A34361" w:rsidRPr="004E47A0" w:rsidDel="005106F1" w:rsidRDefault="00A34361" w:rsidP="004E47A0">
      <w:pPr>
        <w:rPr>
          <w:del w:id="838" w:author="Siamak Adeli Koodehi" w:date="2020-11-05T15:06:00Z"/>
        </w:rPr>
      </w:pPr>
      <w:del w:id="839" w:author="Siamak Adeli Koodehi" w:date="2020-11-05T15:06:00Z">
        <w:r w:rsidRPr="004E47A0" w:rsidDel="005106F1">
          <w:delText xml:space="preserve">by following data science process from the finding a human centre problem, getting a fit data for use and making the data confess, found some evidence for the hypothesis of political motivation on how to government spend, correlation to the working population. </w:delText>
        </w:r>
      </w:del>
    </w:p>
    <w:p w14:paraId="0166D576" w14:textId="79C1AF3F" w:rsidR="00A34361" w:rsidRPr="004E47A0" w:rsidDel="005106F1" w:rsidRDefault="00A34361" w:rsidP="004E47A0">
      <w:pPr>
        <w:rPr>
          <w:del w:id="840" w:author="Siamak Adeli Koodehi" w:date="2020-11-05T15:06:00Z"/>
        </w:rPr>
      </w:pPr>
      <w:del w:id="841" w:author="Siamak Adeli Koodehi" w:date="2020-11-05T15:06:00Z">
        <w:r w:rsidRPr="004E47A0" w:rsidDel="005106F1">
          <w:delText>However, no correlation to the population size in a median household income.</w:delText>
        </w:r>
      </w:del>
    </w:p>
    <w:p w14:paraId="6117B661" w14:textId="5280B07B" w:rsidR="00A34361" w:rsidRPr="004E47A0" w:rsidDel="005106F1" w:rsidRDefault="00A34361" w:rsidP="004E47A0">
      <w:pPr>
        <w:rPr>
          <w:del w:id="842" w:author="Siamak Adeli Koodehi" w:date="2020-11-05T15:06:00Z"/>
        </w:rPr>
      </w:pPr>
      <w:del w:id="843" w:author="Siamak Adeli Koodehi" w:date="2020-11-05T15:06:00Z">
        <w:r w:rsidRPr="004E47A0" w:rsidDel="005106F1">
          <w:delText>Improved our understanding of government spending, we suggest following more sophisticated statistical techniques widen the scope of the data.</w:delText>
        </w:r>
      </w:del>
    </w:p>
    <w:p w14:paraId="027FEF87" w14:textId="77777777" w:rsidR="0023172C" w:rsidRDefault="0023172C" w:rsidP="0023172C"/>
    <w:p w14:paraId="0114CF62" w14:textId="77777777" w:rsidR="003E1522" w:rsidRDefault="003E1522" w:rsidP="0023172C"/>
    <w:p w14:paraId="1664A511" w14:textId="77777777" w:rsidR="003E1522" w:rsidRDefault="003E1522" w:rsidP="0023172C">
      <w:pPr>
        <w:sectPr w:rsidR="003E1522">
          <w:pgSz w:w="11906" w:h="16838"/>
          <w:pgMar w:top="1440" w:right="1440" w:bottom="1440" w:left="1440" w:header="708" w:footer="708" w:gutter="0"/>
          <w:cols w:space="708"/>
          <w:docGrid w:linePitch="360"/>
        </w:sectPr>
      </w:pPr>
    </w:p>
    <w:p w14:paraId="2E1D4C12" w14:textId="42A4E292" w:rsidR="0023172C" w:rsidRDefault="00115563" w:rsidP="0023172C">
      <w:pPr>
        <w:pStyle w:val="Heading1"/>
      </w:pPr>
      <w:bookmarkStart w:id="844" w:name="_Toc55564720"/>
      <w:r>
        <w:lastRenderedPageBreak/>
        <w:t>Incorporation</w:t>
      </w:r>
      <w:r w:rsidR="00490E7E">
        <w:t xml:space="preserve"> of feedback and recommendations</w:t>
      </w:r>
      <w:bookmarkEnd w:id="844"/>
    </w:p>
    <w:p w14:paraId="4A94C4C5" w14:textId="7907C10D" w:rsidR="006D028A" w:rsidRPr="006D028A" w:rsidRDefault="006D028A" w:rsidP="006D028A">
      <w:pPr>
        <w:rPr>
          <w:lang w:val="en-US"/>
        </w:rPr>
      </w:pPr>
      <w:r>
        <w:rPr>
          <w:lang w:val="en-US"/>
        </w:rPr>
        <w:t xml:space="preserve">We are grateful to have received comments from </w:t>
      </w:r>
      <w:r w:rsidRPr="00666540">
        <w:rPr>
          <w:lang w:val="en-US"/>
        </w:rPr>
        <w:t xml:space="preserve">Professor </w:t>
      </w:r>
      <w:proofErr w:type="spellStart"/>
      <w:r w:rsidRPr="00666540">
        <w:rPr>
          <w:lang w:val="en-US"/>
        </w:rPr>
        <w:t>Shazia</w:t>
      </w:r>
      <w:proofErr w:type="spellEnd"/>
      <w:r w:rsidRPr="00666540">
        <w:rPr>
          <w:lang w:val="en-US"/>
        </w:rPr>
        <w:t xml:space="preserve"> Sadiq and Dr Thomas </w:t>
      </w:r>
      <w:proofErr w:type="spellStart"/>
      <w:r w:rsidRPr="00666540">
        <w:rPr>
          <w:lang w:val="en-US"/>
        </w:rPr>
        <w:t>Taimre</w:t>
      </w:r>
      <w:proofErr w:type="spellEnd"/>
      <w:r>
        <w:rPr>
          <w:lang w:val="en-US"/>
        </w:rPr>
        <w:t xml:space="preserve"> after our presentation given on 28/10/2020, and also peer review comments from nineteen (19) of our classmates at a later date.</w:t>
      </w:r>
    </w:p>
    <w:p w14:paraId="4D289DDF" w14:textId="4CADF0B4" w:rsidR="00490E7E" w:rsidRDefault="00490E7E" w:rsidP="00490E7E">
      <w:pPr>
        <w:pStyle w:val="Heading2"/>
      </w:pPr>
      <w:bookmarkStart w:id="845" w:name="_Toc55483369"/>
      <w:bookmarkStart w:id="846" w:name="_Toc55483370"/>
      <w:bookmarkStart w:id="847" w:name="_Toc55564721"/>
      <w:bookmarkEnd w:id="845"/>
      <w:bookmarkEnd w:id="846"/>
      <w:r>
        <w:t>Presentation day</w:t>
      </w:r>
      <w:bookmarkEnd w:id="847"/>
    </w:p>
    <w:p w14:paraId="47F806AD" w14:textId="0AA3B148" w:rsidR="006D028A" w:rsidRPr="006D028A" w:rsidRDefault="006D028A" w:rsidP="006D028A">
      <w:r>
        <w:t>Comments received from the teaching team on presentation day are as follows, interspersed with our responses in italics:</w:t>
      </w:r>
    </w:p>
    <w:p w14:paraId="76054957" w14:textId="77777777" w:rsidR="006D028A" w:rsidRDefault="006D028A" w:rsidP="006D028A">
      <w:pPr>
        <w:pStyle w:val="ListParagraph"/>
        <w:numPr>
          <w:ilvl w:val="0"/>
          <w:numId w:val="22"/>
        </w:numPr>
        <w:spacing w:after="0" w:line="240" w:lineRule="auto"/>
        <w:jc w:val="left"/>
        <w:rPr>
          <w:lang w:val="en-US"/>
        </w:rPr>
      </w:pPr>
      <w:r>
        <w:rPr>
          <w:lang w:val="en-US"/>
        </w:rPr>
        <w:t>It was not clear whether the statistical analyses you presented were for a certain specific year or for a range of years.</w:t>
      </w:r>
    </w:p>
    <w:p w14:paraId="43DB85AB" w14:textId="2106F74E" w:rsidR="006D028A" w:rsidRPr="006D028A" w:rsidRDefault="006D028A" w:rsidP="006D028A">
      <w:pPr>
        <w:pStyle w:val="ListParagraph"/>
        <w:numPr>
          <w:ilvl w:val="1"/>
          <w:numId w:val="20"/>
        </w:numPr>
        <w:spacing w:after="0" w:line="240" w:lineRule="auto"/>
        <w:jc w:val="left"/>
        <w:rPr>
          <w:i/>
          <w:iCs/>
          <w:lang w:val="en-US"/>
        </w:rPr>
      </w:pPr>
      <w:r w:rsidRPr="006D028A">
        <w:rPr>
          <w:i/>
          <w:iCs/>
          <w:lang w:val="en-US"/>
        </w:rPr>
        <w:t xml:space="preserve">Agreed. We have </w:t>
      </w:r>
      <w:del w:id="848" w:author="Christopher Symons" w:date="2020-11-06T14:35:00Z">
        <w:r w:rsidRPr="006D028A" w:rsidDel="00352924">
          <w:rPr>
            <w:i/>
            <w:iCs/>
            <w:lang w:val="en-US"/>
          </w:rPr>
          <w:delText>tried to</w:delText>
        </w:r>
      </w:del>
      <w:ins w:id="849" w:author="Christopher Symons" w:date="2020-11-06T14:35:00Z">
        <w:r w:rsidR="00352924">
          <w:rPr>
            <w:i/>
            <w:iCs/>
            <w:lang w:val="en-US"/>
          </w:rPr>
          <w:t>taken care to</w:t>
        </w:r>
      </w:ins>
      <w:del w:id="850" w:author="Christopher Symons" w:date="2020-11-06T14:35:00Z">
        <w:r w:rsidRPr="006D028A" w:rsidDel="00352924">
          <w:rPr>
            <w:i/>
            <w:iCs/>
            <w:lang w:val="en-US"/>
          </w:rPr>
          <w:delText xml:space="preserve"> clearly</w:delText>
        </w:r>
      </w:del>
      <w:r w:rsidRPr="006D028A">
        <w:rPr>
          <w:i/>
          <w:iCs/>
          <w:lang w:val="en-US"/>
        </w:rPr>
        <w:t xml:space="preserve"> identify in </w:t>
      </w:r>
      <w:ins w:id="851" w:author="Christopher Symons" w:date="2020-11-06T14:34:00Z">
        <w:r w:rsidR="00352924">
          <w:rPr>
            <w:i/>
            <w:iCs/>
            <w:lang w:val="en-US"/>
          </w:rPr>
          <w:t xml:space="preserve">Section </w:t>
        </w:r>
        <w:r w:rsidR="00352924">
          <w:rPr>
            <w:i/>
            <w:iCs/>
            <w:lang w:val="en-US"/>
          </w:rPr>
          <w:fldChar w:fldCharType="begin"/>
        </w:r>
        <w:r w:rsidR="00352924">
          <w:rPr>
            <w:i/>
            <w:iCs/>
            <w:lang w:val="en-US"/>
          </w:rPr>
          <w:instrText xml:space="preserve"> REF _Ref55565704 \r \h </w:instrText>
        </w:r>
        <w:r w:rsidR="00352924">
          <w:rPr>
            <w:i/>
            <w:iCs/>
            <w:lang w:val="en-US"/>
          </w:rPr>
        </w:r>
      </w:ins>
      <w:r w:rsidR="00352924">
        <w:rPr>
          <w:i/>
          <w:iCs/>
          <w:lang w:val="en-US"/>
        </w:rPr>
        <w:fldChar w:fldCharType="separate"/>
      </w:r>
      <w:ins w:id="852" w:author="Christopher Symons" w:date="2020-11-06T14:34:00Z">
        <w:r w:rsidR="00352924">
          <w:rPr>
            <w:i/>
            <w:iCs/>
            <w:lang w:val="en-US"/>
          </w:rPr>
          <w:t>2</w:t>
        </w:r>
        <w:r w:rsidR="00352924">
          <w:rPr>
            <w:i/>
            <w:iCs/>
            <w:lang w:val="en-US"/>
          </w:rPr>
          <w:fldChar w:fldCharType="end"/>
        </w:r>
      </w:ins>
      <w:del w:id="853" w:author="Christopher Symons" w:date="2020-11-06T14:34:00Z">
        <w:r w:rsidRPr="00ED73D9" w:rsidDel="00352924">
          <w:rPr>
            <w:i/>
            <w:iCs/>
            <w:highlight w:val="yellow"/>
            <w:lang w:val="en-US"/>
            <w:rPrChange w:id="854" w:author="Christopher Symons" w:date="2020-11-06T14:15:00Z">
              <w:rPr>
                <w:i/>
                <w:iCs/>
                <w:lang w:val="en-US"/>
              </w:rPr>
            </w:rPrChange>
          </w:rPr>
          <w:delText>Section 2</w:delText>
        </w:r>
      </w:del>
      <w:r w:rsidRPr="006D028A">
        <w:rPr>
          <w:i/>
          <w:iCs/>
          <w:lang w:val="en-US"/>
        </w:rPr>
        <w:t xml:space="preserve"> the time period to which our source data applies.</w:t>
      </w:r>
    </w:p>
    <w:p w14:paraId="57A3BCB9" w14:textId="77777777" w:rsidR="006D028A" w:rsidRDefault="006D028A" w:rsidP="006D028A">
      <w:pPr>
        <w:pStyle w:val="ListParagraph"/>
        <w:numPr>
          <w:ilvl w:val="0"/>
          <w:numId w:val="22"/>
        </w:numPr>
        <w:spacing w:after="0" w:line="240" w:lineRule="auto"/>
        <w:jc w:val="left"/>
        <w:rPr>
          <w:lang w:val="en-US"/>
        </w:rPr>
      </w:pPr>
      <w:r>
        <w:rPr>
          <w:lang w:val="en-US"/>
        </w:rPr>
        <w:t>You may be able to get some stronger conclusions if you look at data from previous years. This could allow you to consider a new variable: election year yes/no.</w:t>
      </w:r>
    </w:p>
    <w:p w14:paraId="3F8BE99C" w14:textId="77777777" w:rsidR="006D028A" w:rsidRPr="006D028A" w:rsidRDefault="006D028A" w:rsidP="006D028A">
      <w:pPr>
        <w:pStyle w:val="ListParagraph"/>
        <w:numPr>
          <w:ilvl w:val="1"/>
          <w:numId w:val="20"/>
        </w:numPr>
        <w:spacing w:after="0" w:line="240" w:lineRule="auto"/>
        <w:jc w:val="left"/>
        <w:rPr>
          <w:i/>
          <w:iCs/>
          <w:lang w:val="en-US"/>
        </w:rPr>
      </w:pPr>
      <w:r w:rsidRPr="006D028A">
        <w:rPr>
          <w:i/>
          <w:iCs/>
          <w:lang w:val="en-US"/>
        </w:rPr>
        <w:t>We agree that this would add much richness to the data and open up new possibilities to draw more and more convincing inferences. Despite an extensive search for time series / historical data, we were limited by availability of open data here. No action.</w:t>
      </w:r>
    </w:p>
    <w:p w14:paraId="758DEECB" w14:textId="77777777" w:rsidR="006D028A" w:rsidRDefault="006D028A" w:rsidP="006D028A">
      <w:pPr>
        <w:pStyle w:val="ListParagraph"/>
        <w:numPr>
          <w:ilvl w:val="0"/>
          <w:numId w:val="22"/>
        </w:numPr>
        <w:spacing w:after="0" w:line="240" w:lineRule="auto"/>
        <w:jc w:val="left"/>
        <w:rPr>
          <w:lang w:val="en-US"/>
        </w:rPr>
      </w:pPr>
      <w:r>
        <w:rPr>
          <w:lang w:val="en-US"/>
        </w:rPr>
        <w:t>Recommend you more clearly support your conclusions with learnings from the data i.e. draw out the data driven aspect.</w:t>
      </w:r>
    </w:p>
    <w:p w14:paraId="610EDBE1" w14:textId="779238DA" w:rsidR="006D028A" w:rsidRPr="006D028A" w:rsidRDefault="006D028A" w:rsidP="006D028A">
      <w:pPr>
        <w:pStyle w:val="ListParagraph"/>
        <w:numPr>
          <w:ilvl w:val="1"/>
          <w:numId w:val="20"/>
        </w:numPr>
        <w:spacing w:after="0" w:line="240" w:lineRule="auto"/>
        <w:jc w:val="left"/>
        <w:rPr>
          <w:i/>
          <w:iCs/>
          <w:lang w:val="en-US"/>
        </w:rPr>
      </w:pPr>
      <w:r w:rsidRPr="006D028A">
        <w:rPr>
          <w:i/>
          <w:iCs/>
          <w:lang w:val="en-US"/>
        </w:rPr>
        <w:t xml:space="preserve">Agreed. In our enthusiasm to </w:t>
      </w:r>
      <w:proofErr w:type="spellStart"/>
      <w:r w:rsidRPr="006D028A">
        <w:rPr>
          <w:i/>
          <w:iCs/>
          <w:lang w:val="en-US"/>
        </w:rPr>
        <w:t>maximise</w:t>
      </w:r>
      <w:proofErr w:type="spellEnd"/>
      <w:r w:rsidRPr="006D028A">
        <w:rPr>
          <w:i/>
          <w:iCs/>
          <w:lang w:val="en-US"/>
        </w:rPr>
        <w:t xml:space="preserve"> inclusion of interesting content, we did not retain enough detail in the conclusion section linking back to what we found in the data. Action complete: We have included more complete linking of conclusions back to data </w:t>
      </w:r>
      <w:del w:id="855" w:author="Christopher Symons" w:date="2020-11-06T14:35:00Z">
        <w:r w:rsidRPr="006D028A" w:rsidDel="00352924">
          <w:rPr>
            <w:i/>
            <w:iCs/>
            <w:lang w:val="en-US"/>
          </w:rPr>
          <w:delText xml:space="preserve">in </w:delText>
        </w:r>
        <w:r w:rsidRPr="006D028A" w:rsidDel="00352924">
          <w:rPr>
            <w:i/>
            <w:iCs/>
            <w:highlight w:val="yellow"/>
            <w:lang w:val="en-US"/>
            <w:rPrChange w:id="856" w:author="Christopher Symons" w:date="2020-11-06T14:15:00Z">
              <w:rPr>
                <w:i/>
                <w:iCs/>
                <w:lang w:val="en-US"/>
              </w:rPr>
            </w:rPrChange>
          </w:rPr>
          <w:delText>[section 4]</w:delText>
        </w:r>
        <w:r w:rsidRPr="006D028A" w:rsidDel="00352924">
          <w:rPr>
            <w:i/>
            <w:iCs/>
            <w:lang w:val="en-US"/>
          </w:rPr>
          <w:delText xml:space="preserve"> of</w:delText>
        </w:r>
      </w:del>
      <w:ins w:id="857" w:author="Christopher Symons" w:date="2020-11-06T14:35:00Z">
        <w:r w:rsidR="00352924">
          <w:rPr>
            <w:i/>
            <w:iCs/>
            <w:lang w:val="en-US"/>
          </w:rPr>
          <w:t xml:space="preserve">in Section </w:t>
        </w:r>
      </w:ins>
      <w:ins w:id="858" w:author="Christopher Symons" w:date="2020-11-06T14:36:00Z">
        <w:r w:rsidR="00352924">
          <w:rPr>
            <w:i/>
            <w:iCs/>
            <w:lang w:val="en-US"/>
          </w:rPr>
          <w:fldChar w:fldCharType="begin"/>
        </w:r>
        <w:r w:rsidR="00352924">
          <w:rPr>
            <w:i/>
            <w:iCs/>
            <w:lang w:val="en-US"/>
          </w:rPr>
          <w:instrText xml:space="preserve"> REF _Ref55565785 \r \h </w:instrText>
        </w:r>
        <w:r w:rsidR="00352924">
          <w:rPr>
            <w:i/>
            <w:iCs/>
            <w:lang w:val="en-US"/>
          </w:rPr>
        </w:r>
      </w:ins>
      <w:r w:rsidR="00352924">
        <w:rPr>
          <w:i/>
          <w:iCs/>
          <w:lang w:val="en-US"/>
        </w:rPr>
        <w:fldChar w:fldCharType="separate"/>
      </w:r>
      <w:ins w:id="859" w:author="Christopher Symons" w:date="2020-11-06T14:36:00Z">
        <w:r w:rsidR="00352924">
          <w:rPr>
            <w:i/>
            <w:iCs/>
            <w:lang w:val="en-US"/>
          </w:rPr>
          <w:t>4</w:t>
        </w:r>
        <w:r w:rsidR="00352924">
          <w:rPr>
            <w:i/>
            <w:iCs/>
            <w:lang w:val="en-US"/>
          </w:rPr>
          <w:fldChar w:fldCharType="end"/>
        </w:r>
      </w:ins>
      <w:ins w:id="860" w:author="Christopher Symons" w:date="2020-11-06T14:35:00Z">
        <w:r w:rsidR="00352924">
          <w:rPr>
            <w:i/>
            <w:iCs/>
            <w:lang w:val="en-US"/>
          </w:rPr>
          <w:t xml:space="preserve"> of</w:t>
        </w:r>
      </w:ins>
      <w:r w:rsidRPr="006D028A">
        <w:rPr>
          <w:i/>
          <w:iCs/>
          <w:lang w:val="en-US"/>
        </w:rPr>
        <w:t xml:space="preserve"> the present report.</w:t>
      </w:r>
    </w:p>
    <w:p w14:paraId="1491E62F" w14:textId="4BD4AD09" w:rsidR="00490E7E" w:rsidRPr="00490E7E" w:rsidRDefault="00490E7E" w:rsidP="00490E7E">
      <w:pPr>
        <w:pStyle w:val="Heading2"/>
      </w:pPr>
      <w:bookmarkStart w:id="861" w:name="_Toc55564722"/>
      <w:r w:rsidRPr="00490E7E">
        <w:t>Peer review</w:t>
      </w:r>
      <w:bookmarkEnd w:id="861"/>
    </w:p>
    <w:p w14:paraId="57E7F8B4" w14:textId="77777777" w:rsidR="00490E7E" w:rsidRPr="006D028A" w:rsidRDefault="00490E7E" w:rsidP="00490E7E">
      <w:pPr>
        <w:rPr>
          <w:lang w:val="en-US"/>
        </w:rPr>
      </w:pPr>
      <w:r w:rsidRPr="006D028A">
        <w:rPr>
          <w:lang w:val="en-US"/>
        </w:rPr>
        <w:t>We are grateful to have received peer review comments on our 28/10/2020 presentation from nineteen (19) of our classmates. We have distilled the comments into a list, giving weight to repeated themes and to sentiments expressed as actionable, specific, and objective recommendations. The list is presented below, interspersed with our responses in italics:</w:t>
      </w:r>
    </w:p>
    <w:p w14:paraId="793CFEB5" w14:textId="77777777" w:rsidR="00490E7E" w:rsidRPr="006D028A" w:rsidRDefault="00490E7E" w:rsidP="00490E7E">
      <w:pPr>
        <w:pStyle w:val="ListParagraph"/>
        <w:numPr>
          <w:ilvl w:val="0"/>
          <w:numId w:val="16"/>
        </w:numPr>
        <w:spacing w:after="0" w:line="240" w:lineRule="auto"/>
        <w:jc w:val="left"/>
        <w:rPr>
          <w:lang w:val="en-US"/>
        </w:rPr>
      </w:pPr>
      <w:r w:rsidRPr="006D028A">
        <w:rPr>
          <w:lang w:val="en-US"/>
        </w:rPr>
        <w:t>Don’t show code on your PowerPoint slides. It’s not possible to make sense of it in the time available and perhaps not even legible due to text size and resolution available.</w:t>
      </w:r>
    </w:p>
    <w:p w14:paraId="3404667B" w14:textId="77777777" w:rsidR="00490E7E" w:rsidRPr="006D028A" w:rsidRDefault="00490E7E" w:rsidP="00490E7E">
      <w:pPr>
        <w:pStyle w:val="ListParagraph"/>
        <w:numPr>
          <w:ilvl w:val="1"/>
          <w:numId w:val="20"/>
        </w:numPr>
        <w:spacing w:after="0" w:line="240" w:lineRule="auto"/>
        <w:jc w:val="left"/>
        <w:rPr>
          <w:i/>
          <w:iCs/>
          <w:lang w:val="en-US"/>
        </w:rPr>
      </w:pPr>
      <w:r w:rsidRPr="006D028A">
        <w:rPr>
          <w:i/>
          <w:iCs/>
          <w:lang w:val="en-US"/>
        </w:rPr>
        <w:t>Agreed. We appreciate that 30 or 60 seconds is not sufficient to make sense of half a screen of code. This comment relates only to the presentation and does not have any bearing on the report. No action required to resolve.</w:t>
      </w:r>
    </w:p>
    <w:p w14:paraId="27DC58EC" w14:textId="77777777" w:rsidR="00490E7E" w:rsidRPr="006D028A" w:rsidRDefault="00490E7E" w:rsidP="00490E7E">
      <w:pPr>
        <w:pStyle w:val="ListParagraph"/>
        <w:numPr>
          <w:ilvl w:val="0"/>
          <w:numId w:val="16"/>
        </w:numPr>
        <w:spacing w:after="0" w:line="240" w:lineRule="auto"/>
        <w:jc w:val="left"/>
        <w:rPr>
          <w:lang w:val="en-US"/>
        </w:rPr>
      </w:pPr>
      <w:r w:rsidRPr="006D028A">
        <w:rPr>
          <w:lang w:val="en-US"/>
        </w:rPr>
        <w:t>Support your conclusions more clearly with inferences drawn from data. (Or, at least, put conclusions in the context of the data and findings.)</w:t>
      </w:r>
    </w:p>
    <w:p w14:paraId="545FA3CD" w14:textId="3683B19B" w:rsidR="00352924" w:rsidRPr="006D028A" w:rsidRDefault="00352924" w:rsidP="00352924">
      <w:pPr>
        <w:pStyle w:val="ListParagraph"/>
        <w:numPr>
          <w:ilvl w:val="1"/>
          <w:numId w:val="20"/>
        </w:numPr>
        <w:spacing w:after="0" w:line="240" w:lineRule="auto"/>
        <w:jc w:val="left"/>
        <w:rPr>
          <w:ins w:id="862" w:author="Christopher Symons" w:date="2020-11-06T14:36:00Z"/>
          <w:i/>
          <w:iCs/>
          <w:lang w:val="en-US"/>
        </w:rPr>
        <w:pPrChange w:id="863" w:author="Christopher Symons" w:date="2020-11-06T14:36:00Z">
          <w:pPr>
            <w:pStyle w:val="ListParagraph"/>
            <w:numPr>
              <w:ilvl w:val="1"/>
              <w:numId w:val="16"/>
            </w:numPr>
            <w:spacing w:after="0" w:line="240" w:lineRule="auto"/>
            <w:ind w:left="1440" w:hanging="360"/>
            <w:jc w:val="left"/>
          </w:pPr>
        </w:pPrChange>
      </w:pPr>
      <w:ins w:id="864" w:author="Christopher Symons" w:date="2020-11-06T14:36:00Z">
        <w:r w:rsidRPr="006D028A">
          <w:rPr>
            <w:i/>
            <w:iCs/>
            <w:lang w:val="en-US"/>
          </w:rPr>
          <w:t xml:space="preserve">Agreed. In our enthusiasm to </w:t>
        </w:r>
        <w:proofErr w:type="spellStart"/>
        <w:r w:rsidRPr="006D028A">
          <w:rPr>
            <w:i/>
            <w:iCs/>
            <w:lang w:val="en-US"/>
          </w:rPr>
          <w:t>maximise</w:t>
        </w:r>
        <w:proofErr w:type="spellEnd"/>
        <w:r w:rsidRPr="006D028A">
          <w:rPr>
            <w:i/>
            <w:iCs/>
            <w:lang w:val="en-US"/>
          </w:rPr>
          <w:t xml:space="preserve"> inclusion of interesting content, we did not retain enough detail in the conclusion section linking back to what we found in the data. Action complete: We have included more complete linking of conclusions back to data </w:t>
        </w:r>
        <w:r>
          <w:rPr>
            <w:i/>
            <w:iCs/>
            <w:lang w:val="en-US"/>
          </w:rPr>
          <w:t xml:space="preserve">in Section </w:t>
        </w:r>
        <w:r>
          <w:rPr>
            <w:i/>
            <w:iCs/>
            <w:lang w:val="en-US"/>
          </w:rPr>
          <w:fldChar w:fldCharType="begin"/>
        </w:r>
        <w:r>
          <w:rPr>
            <w:i/>
            <w:iCs/>
            <w:lang w:val="en-US"/>
          </w:rPr>
          <w:instrText xml:space="preserve"> REF _Ref55565785 \r \h </w:instrText>
        </w:r>
        <w:r>
          <w:rPr>
            <w:i/>
            <w:iCs/>
            <w:lang w:val="en-US"/>
          </w:rPr>
        </w:r>
      </w:ins>
      <w:r>
        <w:rPr>
          <w:i/>
          <w:iCs/>
          <w:lang w:val="en-US"/>
        </w:rPr>
        <w:instrText xml:space="preserve"> \* MERGEFORMAT </w:instrText>
      </w:r>
      <w:ins w:id="865" w:author="Christopher Symons" w:date="2020-11-06T14:36:00Z">
        <w:r>
          <w:rPr>
            <w:i/>
            <w:iCs/>
            <w:lang w:val="en-US"/>
          </w:rPr>
          <w:fldChar w:fldCharType="separate"/>
        </w:r>
        <w:r>
          <w:rPr>
            <w:i/>
            <w:iCs/>
            <w:lang w:val="en-US"/>
          </w:rPr>
          <w:t>4</w:t>
        </w:r>
        <w:r>
          <w:rPr>
            <w:i/>
            <w:iCs/>
            <w:lang w:val="en-US"/>
          </w:rPr>
          <w:fldChar w:fldCharType="end"/>
        </w:r>
        <w:r>
          <w:rPr>
            <w:i/>
            <w:iCs/>
            <w:lang w:val="en-US"/>
          </w:rPr>
          <w:t xml:space="preserve"> of</w:t>
        </w:r>
        <w:r w:rsidRPr="006D028A">
          <w:rPr>
            <w:i/>
            <w:iCs/>
            <w:lang w:val="en-US"/>
          </w:rPr>
          <w:t xml:space="preserve"> the present report.</w:t>
        </w:r>
      </w:ins>
    </w:p>
    <w:p w14:paraId="4B4C2036" w14:textId="7B9669A4" w:rsidR="00490E7E" w:rsidRPr="006D028A" w:rsidDel="00352924" w:rsidRDefault="00490E7E" w:rsidP="00490E7E">
      <w:pPr>
        <w:pStyle w:val="ListParagraph"/>
        <w:numPr>
          <w:ilvl w:val="1"/>
          <w:numId w:val="20"/>
        </w:numPr>
        <w:spacing w:after="0" w:line="240" w:lineRule="auto"/>
        <w:jc w:val="left"/>
        <w:rPr>
          <w:del w:id="866" w:author="Christopher Symons" w:date="2020-11-06T14:36:00Z"/>
          <w:i/>
          <w:iCs/>
          <w:lang w:val="en-US"/>
        </w:rPr>
      </w:pPr>
      <w:del w:id="867" w:author="Christopher Symons" w:date="2020-11-06T14:36:00Z">
        <w:r w:rsidRPr="006D028A" w:rsidDel="00352924">
          <w:rPr>
            <w:i/>
            <w:iCs/>
            <w:lang w:val="en-US"/>
          </w:rPr>
          <w:delText xml:space="preserve">Agreed. In our enthusiasm to maximise inclusion of interesting content, we did not retain enough detail in the conclusion section linking back to what we found in the data. Action complete: We have included more complete linking of conclusions back to data in </w:delText>
        </w:r>
        <w:r w:rsidRPr="006D028A" w:rsidDel="00352924">
          <w:rPr>
            <w:i/>
            <w:iCs/>
            <w:highlight w:val="yellow"/>
            <w:lang w:val="en-US"/>
            <w:rPrChange w:id="868" w:author="Christopher Symons" w:date="2020-11-06T14:15:00Z">
              <w:rPr>
                <w:i/>
                <w:iCs/>
                <w:lang w:val="en-US"/>
              </w:rPr>
            </w:rPrChange>
          </w:rPr>
          <w:delText>[section 4]</w:delText>
        </w:r>
        <w:r w:rsidRPr="006D028A" w:rsidDel="00352924">
          <w:rPr>
            <w:i/>
            <w:iCs/>
            <w:lang w:val="en-US"/>
          </w:rPr>
          <w:delText xml:space="preserve"> of the present report.</w:delText>
        </w:r>
      </w:del>
    </w:p>
    <w:p w14:paraId="427CA696" w14:textId="77777777" w:rsidR="00490E7E" w:rsidRPr="006D028A" w:rsidRDefault="00490E7E" w:rsidP="00490E7E">
      <w:pPr>
        <w:pStyle w:val="ListParagraph"/>
        <w:numPr>
          <w:ilvl w:val="0"/>
          <w:numId w:val="16"/>
        </w:numPr>
        <w:spacing w:after="0" w:line="240" w:lineRule="auto"/>
        <w:jc w:val="left"/>
        <w:rPr>
          <w:lang w:val="en-US"/>
        </w:rPr>
      </w:pPr>
      <w:r w:rsidRPr="006D028A">
        <w:rPr>
          <w:lang w:val="en-US"/>
        </w:rPr>
        <w:t>Link your conclusions back to aim of project / stated problem.</w:t>
      </w:r>
    </w:p>
    <w:p w14:paraId="430FA2B5" w14:textId="77777777" w:rsidR="00490E7E" w:rsidRPr="006D028A" w:rsidRDefault="00490E7E" w:rsidP="00352924">
      <w:pPr>
        <w:pStyle w:val="ListParagraph"/>
        <w:numPr>
          <w:ilvl w:val="1"/>
          <w:numId w:val="20"/>
        </w:numPr>
        <w:spacing w:after="0" w:line="240" w:lineRule="auto"/>
        <w:jc w:val="left"/>
        <w:rPr>
          <w:i/>
          <w:iCs/>
          <w:lang w:val="en-US"/>
        </w:rPr>
        <w:pPrChange w:id="869" w:author="Christopher Symons" w:date="2020-11-06T14:36:00Z">
          <w:pPr>
            <w:pStyle w:val="ListParagraph"/>
            <w:numPr>
              <w:ilvl w:val="1"/>
              <w:numId w:val="16"/>
            </w:numPr>
            <w:spacing w:after="0" w:line="240" w:lineRule="auto"/>
            <w:ind w:left="1440" w:hanging="360"/>
            <w:jc w:val="left"/>
          </w:pPr>
        </w:pPrChange>
      </w:pPr>
      <w:r w:rsidRPr="006D028A">
        <w:rPr>
          <w:i/>
          <w:iCs/>
          <w:lang w:val="en-US"/>
        </w:rPr>
        <w:t>Agreed. Similar to above item. Action complete: We have included more complete linking of conclusions back to the aim of the project in [section 4] of the present report.</w:t>
      </w:r>
    </w:p>
    <w:p w14:paraId="49E1C7E7" w14:textId="77777777" w:rsidR="00490E7E" w:rsidRPr="006D028A" w:rsidRDefault="00490E7E" w:rsidP="00490E7E">
      <w:pPr>
        <w:pStyle w:val="ListParagraph"/>
        <w:numPr>
          <w:ilvl w:val="0"/>
          <w:numId w:val="16"/>
        </w:numPr>
        <w:spacing w:after="0" w:line="240" w:lineRule="auto"/>
        <w:jc w:val="left"/>
        <w:rPr>
          <w:lang w:val="en-US"/>
        </w:rPr>
      </w:pPr>
      <w:r w:rsidRPr="006D028A">
        <w:rPr>
          <w:lang w:val="en-US"/>
        </w:rPr>
        <w:t>Try to use time series / historical spending data. (Including because election year yes / no might be an interesting dependent variable.) This may allow more and more convincing inferences from data.</w:t>
      </w:r>
    </w:p>
    <w:p w14:paraId="75BED410" w14:textId="77777777" w:rsidR="00490E7E" w:rsidRPr="006D028A" w:rsidRDefault="00490E7E" w:rsidP="00490E7E">
      <w:pPr>
        <w:pStyle w:val="ListParagraph"/>
        <w:numPr>
          <w:ilvl w:val="1"/>
          <w:numId w:val="20"/>
        </w:numPr>
        <w:spacing w:after="0" w:line="240" w:lineRule="auto"/>
        <w:jc w:val="left"/>
        <w:rPr>
          <w:i/>
          <w:iCs/>
          <w:lang w:val="en-US"/>
        </w:rPr>
      </w:pPr>
      <w:r w:rsidRPr="006D028A">
        <w:rPr>
          <w:i/>
          <w:iCs/>
          <w:lang w:val="en-US"/>
        </w:rPr>
        <w:lastRenderedPageBreak/>
        <w:t>We agree that this would add much richness to the data and open up new possibilities to draw more and more convincing inferences. Despite an extensive search for time series / historical data, we were limited by availability of open data here. No action.</w:t>
      </w:r>
    </w:p>
    <w:p w14:paraId="34DA6046" w14:textId="77777777" w:rsidR="00490E7E" w:rsidRPr="006D028A" w:rsidRDefault="00490E7E" w:rsidP="00490E7E">
      <w:pPr>
        <w:pStyle w:val="ListParagraph"/>
        <w:numPr>
          <w:ilvl w:val="0"/>
          <w:numId w:val="16"/>
        </w:numPr>
        <w:spacing w:after="0" w:line="240" w:lineRule="auto"/>
        <w:jc w:val="left"/>
        <w:rPr>
          <w:lang w:val="en-US"/>
        </w:rPr>
      </w:pPr>
      <w:r w:rsidRPr="006D028A">
        <w:rPr>
          <w:lang w:val="en-US"/>
        </w:rPr>
        <w:t>State the topic of your project clearly and at the start.</w:t>
      </w:r>
    </w:p>
    <w:p w14:paraId="38AC3E03" w14:textId="5FFDD0EE" w:rsidR="00490E7E" w:rsidRPr="006D028A" w:rsidRDefault="00490E7E" w:rsidP="00490E7E">
      <w:pPr>
        <w:pStyle w:val="ListParagraph"/>
        <w:numPr>
          <w:ilvl w:val="1"/>
          <w:numId w:val="20"/>
        </w:numPr>
        <w:spacing w:after="0" w:line="240" w:lineRule="auto"/>
        <w:jc w:val="left"/>
        <w:rPr>
          <w:i/>
          <w:iCs/>
          <w:lang w:val="en-US"/>
        </w:rPr>
      </w:pPr>
      <w:r w:rsidRPr="006D028A">
        <w:rPr>
          <w:i/>
          <w:iCs/>
          <w:lang w:val="en-US"/>
        </w:rPr>
        <w:t xml:space="preserve">Agreed. Action complete: We have stated the topic on the cover page, in the executive summary, and in </w:t>
      </w:r>
      <w:del w:id="870" w:author="Christopher Symons" w:date="2020-11-06T14:36:00Z">
        <w:r w:rsidRPr="00ED73D9" w:rsidDel="00352924">
          <w:rPr>
            <w:i/>
            <w:iCs/>
            <w:highlight w:val="yellow"/>
            <w:lang w:val="en-US"/>
            <w:rPrChange w:id="871" w:author="Christopher Symons" w:date="2020-11-06T14:15:00Z">
              <w:rPr>
                <w:i/>
                <w:iCs/>
                <w:lang w:val="en-US"/>
              </w:rPr>
            </w:rPrChange>
          </w:rPr>
          <w:delText>[Section 1]</w:delText>
        </w:r>
      </w:del>
      <w:ins w:id="872" w:author="Christopher Symons" w:date="2020-11-06T14:36:00Z">
        <w:r w:rsidR="00352924">
          <w:rPr>
            <w:i/>
            <w:iCs/>
            <w:lang w:val="en-US"/>
          </w:rPr>
          <w:t xml:space="preserve">Section </w:t>
        </w:r>
      </w:ins>
      <w:ins w:id="873" w:author="Christopher Symons" w:date="2020-11-06T14:37:00Z">
        <w:r w:rsidR="0009604E">
          <w:rPr>
            <w:i/>
            <w:iCs/>
            <w:highlight w:val="yellow"/>
            <w:lang w:val="en-US"/>
          </w:rPr>
          <w:fldChar w:fldCharType="begin"/>
        </w:r>
        <w:r w:rsidR="0009604E">
          <w:rPr>
            <w:i/>
            <w:iCs/>
            <w:lang w:val="en-US"/>
          </w:rPr>
          <w:instrText xml:space="preserve"> REF _Ref55565881 \r \h </w:instrText>
        </w:r>
        <w:r w:rsidR="0009604E">
          <w:rPr>
            <w:i/>
            <w:iCs/>
            <w:highlight w:val="yellow"/>
            <w:lang w:val="en-US"/>
          </w:rPr>
        </w:r>
      </w:ins>
      <w:r w:rsidR="0009604E">
        <w:rPr>
          <w:i/>
          <w:iCs/>
          <w:highlight w:val="yellow"/>
          <w:lang w:val="en-US"/>
        </w:rPr>
        <w:fldChar w:fldCharType="separate"/>
      </w:r>
      <w:ins w:id="874" w:author="Christopher Symons" w:date="2020-11-06T14:37:00Z">
        <w:r w:rsidR="0009604E">
          <w:rPr>
            <w:i/>
            <w:iCs/>
            <w:lang w:val="en-US"/>
          </w:rPr>
          <w:t>1</w:t>
        </w:r>
        <w:r w:rsidR="0009604E">
          <w:rPr>
            <w:i/>
            <w:iCs/>
            <w:highlight w:val="yellow"/>
            <w:lang w:val="en-US"/>
          </w:rPr>
          <w:fldChar w:fldCharType="end"/>
        </w:r>
      </w:ins>
      <w:r w:rsidRPr="006D028A">
        <w:rPr>
          <w:i/>
          <w:iCs/>
          <w:lang w:val="en-US"/>
        </w:rPr>
        <w:t xml:space="preserve"> of the present report.</w:t>
      </w:r>
    </w:p>
    <w:p w14:paraId="42D3D819" w14:textId="77777777" w:rsidR="00490E7E" w:rsidRPr="006D028A" w:rsidRDefault="00490E7E" w:rsidP="00490E7E">
      <w:pPr>
        <w:pStyle w:val="ListParagraph"/>
        <w:numPr>
          <w:ilvl w:val="0"/>
          <w:numId w:val="16"/>
        </w:numPr>
        <w:spacing w:after="0" w:line="240" w:lineRule="auto"/>
        <w:jc w:val="left"/>
        <w:rPr>
          <w:lang w:val="en-US"/>
        </w:rPr>
      </w:pPr>
      <w:r w:rsidRPr="006D028A">
        <w:rPr>
          <w:lang w:val="en-US"/>
        </w:rPr>
        <w:t>Identify your Storytelling with Data section more clearly. It seemed to be missing or perhaps blended with other sections.</w:t>
      </w:r>
    </w:p>
    <w:p w14:paraId="291A98FD" w14:textId="279D9BCD" w:rsidR="006D028A" w:rsidRDefault="00490E7E" w:rsidP="006D028A">
      <w:pPr>
        <w:pStyle w:val="ListParagraph"/>
        <w:numPr>
          <w:ilvl w:val="1"/>
          <w:numId w:val="20"/>
        </w:numPr>
        <w:spacing w:after="0" w:line="240" w:lineRule="auto"/>
        <w:jc w:val="left"/>
        <w:rPr>
          <w:ins w:id="875" w:author="Christopher Symons" w:date="2020-11-06T14:10:00Z"/>
          <w:i/>
          <w:iCs/>
          <w:lang w:val="en-US"/>
        </w:rPr>
      </w:pPr>
      <w:r w:rsidRPr="006D028A">
        <w:rPr>
          <w:i/>
          <w:iCs/>
          <w:lang w:val="en-US"/>
        </w:rPr>
        <w:t xml:space="preserve">Understood. In our enthusiasm to use the inverted pyramid storytelling structure, we perhaps </w:t>
      </w:r>
      <w:proofErr w:type="spellStart"/>
      <w:r w:rsidRPr="006D028A">
        <w:rPr>
          <w:i/>
          <w:iCs/>
          <w:lang w:val="en-US"/>
        </w:rPr>
        <w:t>deemphasised</w:t>
      </w:r>
      <w:proofErr w:type="spellEnd"/>
      <w:r w:rsidRPr="006D028A">
        <w:rPr>
          <w:i/>
          <w:iCs/>
          <w:lang w:val="en-US"/>
        </w:rPr>
        <w:t xml:space="preserve"> our Storytelling with Data component by splitting it between the web tool demonstration and an integrated part of the Making the Data Confess section. Action complete: We have included a </w:t>
      </w:r>
      <w:del w:id="876" w:author="Christopher Symons" w:date="2020-11-06T14:38:00Z">
        <w:r w:rsidRPr="006D028A" w:rsidDel="0009604E">
          <w:rPr>
            <w:i/>
            <w:iCs/>
            <w:lang w:val="en-US"/>
          </w:rPr>
          <w:delText>distinct section for Storytelling with Data</w:delText>
        </w:r>
      </w:del>
      <w:ins w:id="877" w:author="Christopher Symons" w:date="2020-11-06T14:38:00Z">
        <w:r w:rsidR="0009604E">
          <w:rPr>
            <w:i/>
            <w:iCs/>
            <w:lang w:val="en-US"/>
          </w:rPr>
          <w:t>more distinct storytelling in</w:t>
        </w:r>
      </w:ins>
      <w:r w:rsidRPr="006D028A">
        <w:rPr>
          <w:i/>
          <w:iCs/>
          <w:lang w:val="en-US"/>
        </w:rPr>
        <w:t xml:space="preserve"> </w:t>
      </w:r>
      <w:del w:id="878" w:author="Christopher Symons" w:date="2020-11-06T14:38:00Z">
        <w:r w:rsidRPr="00ED73D9" w:rsidDel="0009604E">
          <w:rPr>
            <w:i/>
            <w:iCs/>
            <w:highlight w:val="yellow"/>
            <w:lang w:val="en-US"/>
            <w:rPrChange w:id="879" w:author="Christopher Symons" w:date="2020-11-06T14:15:00Z">
              <w:rPr>
                <w:i/>
                <w:iCs/>
                <w:lang w:val="en-US"/>
              </w:rPr>
            </w:rPrChange>
          </w:rPr>
          <w:delText>[Section 5]</w:delText>
        </w:r>
      </w:del>
      <w:ins w:id="880" w:author="Christopher Symons" w:date="2020-11-06T14:38:00Z">
        <w:r w:rsidR="0009604E">
          <w:rPr>
            <w:i/>
            <w:iCs/>
            <w:lang w:val="en-US"/>
          </w:rPr>
          <w:t xml:space="preserve">Section </w:t>
        </w:r>
        <w:r w:rsidR="0009604E">
          <w:rPr>
            <w:i/>
            <w:iCs/>
            <w:lang w:val="en-US"/>
          </w:rPr>
          <w:fldChar w:fldCharType="begin"/>
        </w:r>
        <w:r w:rsidR="0009604E">
          <w:rPr>
            <w:i/>
            <w:iCs/>
            <w:lang w:val="en-US"/>
          </w:rPr>
          <w:instrText xml:space="preserve"> REF _Ref55565937 \r \h </w:instrText>
        </w:r>
        <w:r w:rsidR="0009604E">
          <w:rPr>
            <w:i/>
            <w:iCs/>
            <w:lang w:val="en-US"/>
          </w:rPr>
        </w:r>
      </w:ins>
      <w:r w:rsidR="0009604E">
        <w:rPr>
          <w:i/>
          <w:iCs/>
          <w:lang w:val="en-US"/>
        </w:rPr>
        <w:fldChar w:fldCharType="separate"/>
      </w:r>
      <w:ins w:id="881" w:author="Christopher Symons" w:date="2020-11-06T14:38:00Z">
        <w:r w:rsidR="0009604E">
          <w:rPr>
            <w:i/>
            <w:iCs/>
            <w:lang w:val="en-US"/>
          </w:rPr>
          <w:t>4.1</w:t>
        </w:r>
        <w:r w:rsidR="0009604E">
          <w:rPr>
            <w:i/>
            <w:iCs/>
            <w:lang w:val="en-US"/>
          </w:rPr>
          <w:fldChar w:fldCharType="end"/>
        </w:r>
      </w:ins>
      <w:r w:rsidRPr="006D028A">
        <w:rPr>
          <w:i/>
          <w:iCs/>
          <w:lang w:val="en-US"/>
        </w:rPr>
        <w:t xml:space="preserve"> in the present report.</w:t>
      </w:r>
    </w:p>
    <w:p w14:paraId="4B848DB2" w14:textId="517401D8" w:rsidR="006D028A" w:rsidRPr="006D028A" w:rsidRDefault="006D028A" w:rsidP="00ED73D9">
      <w:pPr>
        <w:rPr>
          <w:i/>
          <w:iCs/>
          <w:lang w:val="en-US"/>
        </w:rPr>
        <w:pPrChange w:id="882" w:author="Christopher Symons" w:date="2020-11-06T14:22:00Z">
          <w:pPr>
            <w:pStyle w:val="ListParagraph"/>
            <w:numPr>
              <w:ilvl w:val="1"/>
              <w:numId w:val="20"/>
            </w:numPr>
            <w:spacing w:after="0" w:line="240" w:lineRule="auto"/>
            <w:ind w:left="1440" w:hanging="360"/>
            <w:jc w:val="left"/>
          </w:pPr>
        </w:pPrChange>
      </w:pPr>
    </w:p>
    <w:p w14:paraId="668345D0" w14:textId="72A245A2" w:rsidR="006D028A" w:rsidRDefault="006D028A" w:rsidP="006D028A">
      <w:pPr>
        <w:pStyle w:val="Heading1"/>
        <w:rPr>
          <w:lang w:val="en-US"/>
        </w:rPr>
      </w:pPr>
      <w:bookmarkStart w:id="883" w:name="_Toc55564723"/>
      <w:r>
        <w:rPr>
          <w:lang w:val="en-US"/>
        </w:rPr>
        <w:t>Adherence to project pitch</w:t>
      </w:r>
      <w:bookmarkEnd w:id="883"/>
    </w:p>
    <w:p w14:paraId="463AC3B9" w14:textId="77777777" w:rsidR="006D028A" w:rsidRPr="006D028A" w:rsidRDefault="006D028A" w:rsidP="006D028A">
      <w:pPr>
        <w:rPr>
          <w:lang w:val="en-US"/>
        </w:rPr>
      </w:pPr>
      <w:r w:rsidRPr="006D028A">
        <w:rPr>
          <w:lang w:val="en-US"/>
        </w:rPr>
        <w:t>We did not deviate in any material way our project pitch given on 16/09/2020.</w:t>
      </w:r>
    </w:p>
    <w:p w14:paraId="56563C08" w14:textId="4ED4C43A" w:rsidR="006D028A" w:rsidRDefault="006D028A" w:rsidP="006D028A">
      <w:pPr>
        <w:rPr>
          <w:ins w:id="884" w:author="Christopher Symons" w:date="2020-11-06T14:19:00Z"/>
          <w:lang w:val="en-US"/>
        </w:rPr>
      </w:pPr>
      <w:r>
        <w:rPr>
          <w:lang w:val="en-US"/>
        </w:rPr>
        <w:t>In our pitch we identified</w:t>
      </w:r>
      <w:r w:rsidRPr="006D028A">
        <w:rPr>
          <w:lang w:val="en-US"/>
        </w:rPr>
        <w:t xml:space="preserve"> a Core and an Enrichment array of datasets; we explained that we planned to work initially with the Core datasets, and then, if time were to permit, look into the Enrichment datasets. Time did not permit, and we limited ourselves to the Core datasets. This ensured that we did not spend excessive time on getting, cleaning, and transforming data to the detriment of later parts of the data science process.</w:t>
      </w:r>
    </w:p>
    <w:p w14:paraId="5378D024" w14:textId="65CBC4AD" w:rsidR="00ED73D9" w:rsidRDefault="00ED73D9" w:rsidP="00ED73D9">
      <w:pPr>
        <w:spacing w:after="0"/>
        <w:rPr>
          <w:ins w:id="885" w:author="Christopher Symons" w:date="2020-11-06T14:19:00Z"/>
          <w:lang w:val="en-US"/>
        </w:rPr>
        <w:pPrChange w:id="886" w:author="Christopher Symons" w:date="2020-11-06T14:23:00Z">
          <w:pPr/>
        </w:pPrChange>
      </w:pPr>
    </w:p>
    <w:p w14:paraId="6CB06613" w14:textId="4F4196C8" w:rsidR="00ED73D9" w:rsidRDefault="00ED73D9" w:rsidP="00ED73D9">
      <w:pPr>
        <w:pStyle w:val="Heading1"/>
        <w:rPr>
          <w:ins w:id="887" w:author="Christopher Symons" w:date="2020-11-06T14:19:00Z"/>
          <w:lang w:val="en-US"/>
        </w:rPr>
      </w:pPr>
      <w:ins w:id="888" w:author="Christopher Symons" w:date="2020-11-06T14:19:00Z">
        <w:r>
          <w:rPr>
            <w:lang w:val="en-US"/>
          </w:rPr>
          <w:t>Team coordination and communication</w:t>
        </w:r>
      </w:ins>
    </w:p>
    <w:p w14:paraId="1783450B" w14:textId="3C2A3784" w:rsidR="00ED73D9" w:rsidRDefault="00ED73D9" w:rsidP="00ED73D9">
      <w:pPr>
        <w:rPr>
          <w:ins w:id="889" w:author="Christopher Symons" w:date="2020-11-06T14:20:00Z"/>
          <w:lang w:val="en-US"/>
        </w:rPr>
      </w:pPr>
      <w:ins w:id="890" w:author="Christopher Symons" w:date="2020-11-06T14:20:00Z">
        <w:r>
          <w:rPr>
            <w:lang w:val="en-US"/>
          </w:rPr>
          <w:t xml:space="preserve">The public health imperative to adopt a mostly work-from-home mode of operating presented us with unique challenges. We had few full in person team meetings. We used free and </w:t>
        </w:r>
        <w:r>
          <w:rPr>
            <w:lang w:val="en-US"/>
          </w:rPr>
          <w:t>low-cost</w:t>
        </w:r>
        <w:r>
          <w:rPr>
            <w:lang w:val="en-US"/>
          </w:rPr>
          <w:t xml:space="preserve"> technology platforms here to establish a smooth and regular flow of communication.</w:t>
        </w:r>
      </w:ins>
    </w:p>
    <w:p w14:paraId="21FC7BC8" w14:textId="77777777" w:rsidR="00ED73D9" w:rsidRPr="006D4E90" w:rsidRDefault="00ED73D9" w:rsidP="00ED73D9">
      <w:pPr>
        <w:pStyle w:val="ListParagraph"/>
        <w:numPr>
          <w:ilvl w:val="0"/>
          <w:numId w:val="24"/>
        </w:numPr>
        <w:spacing w:after="0" w:line="240" w:lineRule="auto"/>
        <w:jc w:val="left"/>
        <w:rPr>
          <w:ins w:id="891" w:author="Christopher Symons" w:date="2020-11-06T14:20:00Z"/>
          <w:lang w:val="en-US"/>
        </w:rPr>
      </w:pPr>
      <w:ins w:id="892" w:author="Christopher Symons" w:date="2020-11-06T14:20:00Z">
        <w:r>
          <w:rPr>
            <w:lang w:val="en-US"/>
          </w:rPr>
          <w:t>We held w</w:t>
        </w:r>
        <w:r w:rsidRPr="006D4E90">
          <w:rPr>
            <w:lang w:val="en-US"/>
          </w:rPr>
          <w:t>eekly Zoom telephonic meetings</w:t>
        </w:r>
        <w:r>
          <w:rPr>
            <w:lang w:val="en-US"/>
          </w:rPr>
          <w:t>,</w:t>
        </w:r>
        <w:r w:rsidRPr="006D4E90">
          <w:rPr>
            <w:lang w:val="en-US"/>
          </w:rPr>
          <w:t xml:space="preserve"> including </w:t>
        </w:r>
        <w:r>
          <w:rPr>
            <w:lang w:val="en-US"/>
          </w:rPr>
          <w:t xml:space="preserve">the </w:t>
        </w:r>
        <w:r w:rsidRPr="006D4E90">
          <w:rPr>
            <w:lang w:val="en-US"/>
          </w:rPr>
          <w:t xml:space="preserve">use of screensharing to show </w:t>
        </w:r>
        <w:r>
          <w:rPr>
            <w:lang w:val="en-US"/>
          </w:rPr>
          <w:t xml:space="preserve">and discuss </w:t>
        </w:r>
        <w:r w:rsidRPr="006D4E90">
          <w:rPr>
            <w:lang w:val="en-US"/>
          </w:rPr>
          <w:t>coding</w:t>
        </w:r>
        <w:r>
          <w:rPr>
            <w:lang w:val="en-US"/>
          </w:rPr>
          <w:t xml:space="preserve">, </w:t>
        </w:r>
        <w:r w:rsidRPr="006D4E90">
          <w:rPr>
            <w:lang w:val="en-US"/>
          </w:rPr>
          <w:t>statistical</w:t>
        </w:r>
        <w:r>
          <w:rPr>
            <w:lang w:val="en-US"/>
          </w:rPr>
          <w:t>, written</w:t>
        </w:r>
        <w:r w:rsidRPr="006D4E90">
          <w:rPr>
            <w:lang w:val="en-US"/>
          </w:rPr>
          <w:t xml:space="preserve"> work.</w:t>
        </w:r>
      </w:ins>
    </w:p>
    <w:p w14:paraId="6E2577C1" w14:textId="77777777" w:rsidR="00ED73D9" w:rsidRPr="006D4E90" w:rsidRDefault="00ED73D9" w:rsidP="00ED73D9">
      <w:pPr>
        <w:pStyle w:val="ListParagraph"/>
        <w:numPr>
          <w:ilvl w:val="0"/>
          <w:numId w:val="24"/>
        </w:numPr>
        <w:spacing w:after="0" w:line="240" w:lineRule="auto"/>
        <w:jc w:val="left"/>
        <w:rPr>
          <w:ins w:id="893" w:author="Christopher Symons" w:date="2020-11-06T14:20:00Z"/>
          <w:lang w:val="en-US"/>
        </w:rPr>
      </w:pPr>
      <w:ins w:id="894" w:author="Christopher Symons" w:date="2020-11-06T14:20:00Z">
        <w:r>
          <w:rPr>
            <w:lang w:val="en-US"/>
          </w:rPr>
          <w:t xml:space="preserve">We used a </w:t>
        </w:r>
        <w:r w:rsidRPr="006D4E90">
          <w:rPr>
            <w:lang w:val="en-US"/>
          </w:rPr>
          <w:t xml:space="preserve">GitHub repository </w:t>
        </w:r>
        <w:r>
          <w:rPr>
            <w:lang w:val="en-US"/>
          </w:rPr>
          <w:t>to</w:t>
        </w:r>
        <w:r w:rsidRPr="006D4E90">
          <w:rPr>
            <w:lang w:val="en-US"/>
          </w:rPr>
          <w:t xml:space="preserve"> </w:t>
        </w:r>
        <w:r>
          <w:rPr>
            <w:lang w:val="en-US"/>
          </w:rPr>
          <w:t>share</w:t>
        </w:r>
        <w:r w:rsidRPr="006D4E90">
          <w:rPr>
            <w:lang w:val="en-US"/>
          </w:rPr>
          <w:t xml:space="preserve"> files including documents</w:t>
        </w:r>
        <w:r>
          <w:rPr>
            <w:lang w:val="en-US"/>
          </w:rPr>
          <w:t xml:space="preserve">, </w:t>
        </w:r>
        <w:r w:rsidRPr="006D4E90">
          <w:rPr>
            <w:lang w:val="en-US"/>
          </w:rPr>
          <w:t>code</w:t>
        </w:r>
        <w:r>
          <w:rPr>
            <w:lang w:val="en-US"/>
          </w:rPr>
          <w:t>, minutes of meetings, and notes</w:t>
        </w:r>
        <w:r w:rsidRPr="006D4E90">
          <w:rPr>
            <w:lang w:val="en-US"/>
          </w:rPr>
          <w:t>.</w:t>
        </w:r>
      </w:ins>
    </w:p>
    <w:p w14:paraId="2E70079F" w14:textId="1CAC4DD0" w:rsidR="00ED73D9" w:rsidRDefault="00ED73D9" w:rsidP="00ED73D9">
      <w:pPr>
        <w:pStyle w:val="ListParagraph"/>
        <w:numPr>
          <w:ilvl w:val="0"/>
          <w:numId w:val="24"/>
        </w:numPr>
        <w:spacing w:after="0" w:line="240" w:lineRule="auto"/>
        <w:jc w:val="left"/>
        <w:rPr>
          <w:ins w:id="895" w:author="Christopher Symons" w:date="2020-11-06T14:20:00Z"/>
          <w:lang w:val="en-US"/>
        </w:rPr>
      </w:pPr>
      <w:ins w:id="896" w:author="Christopher Symons" w:date="2020-11-06T14:20:00Z">
        <w:r>
          <w:rPr>
            <w:lang w:val="en-US"/>
          </w:rPr>
          <w:t>We established a c</w:t>
        </w:r>
        <w:r w:rsidRPr="006D4E90">
          <w:rPr>
            <w:lang w:val="en-US"/>
          </w:rPr>
          <w:t xml:space="preserve">loud-based relational database </w:t>
        </w:r>
        <w:r>
          <w:rPr>
            <w:lang w:val="en-US"/>
          </w:rPr>
          <w:t xml:space="preserve">and management system </w:t>
        </w:r>
        <w:r w:rsidRPr="006D4E90">
          <w:rPr>
            <w:lang w:val="en-US"/>
          </w:rPr>
          <w:t>(MySQL with phpMyAdmin)</w:t>
        </w:r>
        <w:r>
          <w:rPr>
            <w:lang w:val="en-US"/>
          </w:rPr>
          <w:t xml:space="preserve"> to provide</w:t>
        </w:r>
        <w:r w:rsidRPr="006D4E90">
          <w:rPr>
            <w:lang w:val="en-US"/>
          </w:rPr>
          <w:t xml:space="preserve"> </w:t>
        </w:r>
        <w:r>
          <w:rPr>
            <w:lang w:val="en-US"/>
          </w:rPr>
          <w:t>a single point of truth</w:t>
        </w:r>
        <w:r w:rsidRPr="006D4E90">
          <w:rPr>
            <w:lang w:val="en-US"/>
          </w:rPr>
          <w:t xml:space="preserve"> for </w:t>
        </w:r>
        <w:r>
          <w:rPr>
            <w:lang w:val="en-US"/>
          </w:rPr>
          <w:t xml:space="preserve">our </w:t>
        </w:r>
        <w:r w:rsidRPr="006D4E90">
          <w:rPr>
            <w:lang w:val="en-US"/>
          </w:rPr>
          <w:t xml:space="preserve">datasets and </w:t>
        </w:r>
        <w:r>
          <w:rPr>
            <w:lang w:val="en-US"/>
          </w:rPr>
          <w:t xml:space="preserve">to allow us to </w:t>
        </w:r>
        <w:r w:rsidRPr="006D4E90">
          <w:rPr>
            <w:lang w:val="en-US"/>
          </w:rPr>
          <w:t>share intermediately processed data.</w:t>
        </w:r>
      </w:ins>
    </w:p>
    <w:p w14:paraId="1931E5C1" w14:textId="77777777" w:rsidR="00ED73D9" w:rsidRPr="00ED73D9" w:rsidRDefault="00ED73D9" w:rsidP="00ED73D9">
      <w:pPr>
        <w:spacing w:after="0" w:line="240" w:lineRule="auto"/>
        <w:jc w:val="left"/>
        <w:rPr>
          <w:ins w:id="897" w:author="Christopher Symons" w:date="2020-11-06T14:20:00Z"/>
          <w:lang w:val="en-US"/>
        </w:rPr>
        <w:pPrChange w:id="898" w:author="Christopher Symons" w:date="2020-11-06T14:20:00Z">
          <w:pPr>
            <w:pStyle w:val="ListParagraph"/>
            <w:numPr>
              <w:numId w:val="24"/>
            </w:numPr>
            <w:spacing w:after="0" w:line="240" w:lineRule="auto"/>
            <w:ind w:hanging="360"/>
            <w:jc w:val="left"/>
          </w:pPr>
        </w:pPrChange>
      </w:pPr>
    </w:p>
    <w:p w14:paraId="5544FDC2" w14:textId="343B286E" w:rsidR="00ED73D9" w:rsidRPr="006D028A" w:rsidRDefault="00ED73D9" w:rsidP="006D028A">
      <w:pPr>
        <w:rPr>
          <w:lang w:val="en-US"/>
        </w:rPr>
      </w:pPr>
      <w:ins w:id="899" w:author="Christopher Symons" w:date="2020-11-06T14:20:00Z">
        <w:r>
          <w:rPr>
            <w:lang w:val="en-US"/>
          </w:rPr>
          <w:t>Maintaini</w:t>
        </w:r>
      </w:ins>
      <w:ins w:id="900" w:author="Christopher Symons" w:date="2020-11-06T14:21:00Z">
        <w:r>
          <w:rPr>
            <w:lang w:val="en-US"/>
          </w:rPr>
          <w:t xml:space="preserve">ng good communication allowed us to coordinate our week-by-week efforts and plan ahead to deliver against milestones. </w:t>
        </w:r>
      </w:ins>
    </w:p>
    <w:p w14:paraId="7C17E58E" w14:textId="77777777" w:rsidR="003E1522" w:rsidRDefault="003E1522" w:rsidP="003E1522"/>
    <w:p w14:paraId="3BCE60F6" w14:textId="77777777" w:rsidR="00021034" w:rsidRDefault="00021034" w:rsidP="003E1522">
      <w:pPr>
        <w:sectPr w:rsidR="00021034">
          <w:pgSz w:w="11906" w:h="16838"/>
          <w:pgMar w:top="1440" w:right="1440" w:bottom="1440" w:left="1440" w:header="708" w:footer="708" w:gutter="0"/>
          <w:cols w:space="708"/>
          <w:docGrid w:linePitch="360"/>
        </w:sectPr>
      </w:pPr>
    </w:p>
    <w:p w14:paraId="776A9841" w14:textId="77777777" w:rsidR="003E1522" w:rsidRDefault="00021034" w:rsidP="00983CE2">
      <w:pPr>
        <w:pStyle w:val="Heading1"/>
        <w:numPr>
          <w:ilvl w:val="0"/>
          <w:numId w:val="0"/>
        </w:numPr>
        <w:ind w:left="360" w:hanging="360"/>
      </w:pPr>
      <w:bookmarkStart w:id="901" w:name="_Toc55564724"/>
      <w:r>
        <w:lastRenderedPageBreak/>
        <w:t>Appendix A – References</w:t>
      </w:r>
      <w:bookmarkEnd w:id="901"/>
    </w:p>
    <w:p w14:paraId="4F5FDC1D" w14:textId="77777777" w:rsidR="00983CE2" w:rsidRDefault="00983CE2" w:rsidP="00983CE2">
      <w:pPr>
        <w:pStyle w:val="Heading2"/>
        <w:numPr>
          <w:ilvl w:val="0"/>
          <w:numId w:val="0"/>
        </w:numPr>
      </w:pPr>
      <w:bookmarkStart w:id="902" w:name="_Toc55564725"/>
      <w:r>
        <w:t>Literature</w:t>
      </w:r>
      <w:bookmarkEnd w:id="902"/>
    </w:p>
    <w:p w14:paraId="2B8C30F5" w14:textId="77777777" w:rsidR="00983CE2" w:rsidRDefault="00983CE2" w:rsidP="00983CE2">
      <w:r w:rsidRPr="00ED73D9">
        <w:rPr>
          <w:highlight w:val="yellow"/>
          <w:rPrChange w:id="903" w:author="Christopher Symons" w:date="2020-11-06T14:18:00Z">
            <w:rPr/>
          </w:rPrChange>
        </w:rPr>
        <w:t xml:space="preserve">[1] </w:t>
      </w:r>
      <w:r w:rsidR="006D028A" w:rsidRPr="00ED73D9">
        <w:rPr>
          <w:highlight w:val="yellow"/>
          <w:rPrChange w:id="904" w:author="Christopher Symons" w:date="2020-11-06T14:18:00Z">
            <w:rPr/>
          </w:rPrChange>
        </w:rPr>
        <w:fldChar w:fldCharType="begin"/>
      </w:r>
      <w:r w:rsidR="006D028A" w:rsidRPr="00ED73D9">
        <w:rPr>
          <w:highlight w:val="yellow"/>
          <w:rPrChange w:id="905" w:author="Christopher Symons" w:date="2020-11-06T14:18:00Z">
            <w:rPr/>
          </w:rPrChange>
        </w:rPr>
        <w:instrText xml:space="preserve"> HYPERLINK "https://australianelectionstudy.org/" </w:instrText>
      </w:r>
      <w:r w:rsidR="006D028A" w:rsidRPr="00ED73D9">
        <w:rPr>
          <w:highlight w:val="yellow"/>
          <w:rPrChange w:id="906" w:author="Christopher Symons" w:date="2020-11-06T14:18:00Z">
            <w:rPr/>
          </w:rPrChange>
        </w:rPr>
        <w:fldChar w:fldCharType="separate"/>
      </w:r>
      <w:r w:rsidRPr="00ED73D9">
        <w:rPr>
          <w:rStyle w:val="Hyperlink"/>
          <w:highlight w:val="yellow"/>
          <w:rPrChange w:id="907" w:author="Christopher Symons" w:date="2020-11-06T14:18:00Z">
            <w:rPr>
              <w:rStyle w:val="Hyperlink"/>
            </w:rPr>
          </w:rPrChange>
        </w:rPr>
        <w:t>https://australianelectionstudy.org/</w:t>
      </w:r>
      <w:r w:rsidR="006D028A" w:rsidRPr="00ED73D9">
        <w:rPr>
          <w:rStyle w:val="Hyperlink"/>
          <w:highlight w:val="yellow"/>
          <w:rPrChange w:id="908" w:author="Christopher Symons" w:date="2020-11-06T14:18:00Z">
            <w:rPr>
              <w:rStyle w:val="Hyperlink"/>
            </w:rPr>
          </w:rPrChange>
        </w:rPr>
        <w:fldChar w:fldCharType="end"/>
      </w:r>
      <w:r w:rsidRPr="00ED73D9">
        <w:rPr>
          <w:highlight w:val="yellow"/>
          <w:rPrChange w:id="909" w:author="Christopher Symons" w:date="2020-11-06T14:18:00Z">
            <w:rPr/>
          </w:rPrChange>
        </w:rPr>
        <w:t xml:space="preserve"> - REFERENCE TO BE CORRECTLY DETAILED</w:t>
      </w:r>
    </w:p>
    <w:p w14:paraId="3C3EFA79" w14:textId="4DBE0009" w:rsidR="00983CE2" w:rsidRDefault="0017372A">
      <w:pPr>
        <w:jc w:val="left"/>
        <w:pPrChange w:id="910" w:author="Hung Vu" w:date="2020-11-06T00:39:00Z">
          <w:pPr/>
        </w:pPrChange>
      </w:pPr>
      <w:ins w:id="911" w:author="Hung Vu" w:date="2020-11-06T00:37:00Z">
        <w:r w:rsidRPr="00ED73D9">
          <w:rPr>
            <w:highlight w:val="yellow"/>
            <w:rPrChange w:id="912" w:author="Christopher Symons" w:date="2020-11-06T14:18:00Z">
              <w:rPr/>
            </w:rPrChange>
          </w:rPr>
          <w:t>Queensland Redistribution Commission 2017, Quee</w:t>
        </w:r>
      </w:ins>
      <w:ins w:id="913" w:author="Hung Vu" w:date="2020-11-06T00:38:00Z">
        <w:r w:rsidRPr="00ED73D9">
          <w:rPr>
            <w:highlight w:val="yellow"/>
            <w:rPrChange w:id="914" w:author="Christopher Symons" w:date="2020-11-06T14:18:00Z">
              <w:rPr/>
            </w:rPrChange>
          </w:rPr>
          <w:t>n</w:t>
        </w:r>
      </w:ins>
      <w:ins w:id="915" w:author="Hung Vu" w:date="2020-11-06T00:37:00Z">
        <w:r w:rsidRPr="00ED73D9">
          <w:rPr>
            <w:highlight w:val="yellow"/>
            <w:rPrChange w:id="916" w:author="Christopher Symons" w:date="2020-11-06T14:18:00Z">
              <w:rPr/>
            </w:rPrChange>
          </w:rPr>
          <w:t>sland Gover</w:t>
        </w:r>
      </w:ins>
      <w:ins w:id="917" w:author="Hung Vu" w:date="2020-11-06T00:38:00Z">
        <w:r w:rsidRPr="00ED73D9">
          <w:rPr>
            <w:highlight w:val="yellow"/>
            <w:rPrChange w:id="918" w:author="Christopher Symons" w:date="2020-11-06T14:18:00Z">
              <w:rPr/>
            </w:rPrChange>
          </w:rPr>
          <w:t>n</w:t>
        </w:r>
      </w:ins>
      <w:ins w:id="919" w:author="Hung Vu" w:date="2020-11-06T00:37:00Z">
        <w:r w:rsidRPr="00ED73D9">
          <w:rPr>
            <w:highlight w:val="yellow"/>
            <w:rPrChange w:id="920" w:author="Christopher Symons" w:date="2020-11-06T14:18:00Z">
              <w:rPr/>
            </w:rPrChange>
          </w:rPr>
          <w:t>ment</w:t>
        </w:r>
      </w:ins>
      <w:ins w:id="921" w:author="Hung Vu" w:date="2020-11-06T00:38:00Z">
        <w:r w:rsidRPr="00ED73D9">
          <w:rPr>
            <w:highlight w:val="yellow"/>
            <w:rPrChange w:id="922" w:author="Christopher Symons" w:date="2020-11-06T14:18:00Z">
              <w:rPr/>
            </w:rPrChange>
          </w:rPr>
          <w:t xml:space="preserve"> Gazette Extraordinary, Queensland Redistribution </w:t>
        </w:r>
        <w:proofErr w:type="spellStart"/>
        <w:r w:rsidRPr="00ED73D9">
          <w:rPr>
            <w:highlight w:val="yellow"/>
            <w:rPrChange w:id="923" w:author="Christopher Symons" w:date="2020-11-06T14:18:00Z">
              <w:rPr/>
            </w:rPrChange>
          </w:rPr>
          <w:t>Commision</w:t>
        </w:r>
        <w:proofErr w:type="spellEnd"/>
        <w:r w:rsidR="00AF6206" w:rsidRPr="00ED73D9">
          <w:rPr>
            <w:highlight w:val="yellow"/>
            <w:rPrChange w:id="924" w:author="Christopher Symons" w:date="2020-11-06T14:18:00Z">
              <w:rPr/>
            </w:rPrChange>
          </w:rPr>
          <w:t xml:space="preserve">, </w:t>
        </w:r>
      </w:ins>
      <w:ins w:id="925" w:author="Hung Vu" w:date="2020-11-06T00:39:00Z">
        <w:r w:rsidR="00AF6206" w:rsidRPr="00ED73D9">
          <w:rPr>
            <w:highlight w:val="yellow"/>
            <w:rPrChange w:id="926" w:author="Christopher Symons" w:date="2020-11-06T14:18:00Z">
              <w:rPr/>
            </w:rPrChange>
          </w:rPr>
          <w:t>&lt;</w:t>
        </w:r>
      </w:ins>
      <w:ins w:id="927" w:author="Hung Vu" w:date="2020-11-06T00:35:00Z">
        <w:r w:rsidRPr="00ED73D9">
          <w:rPr>
            <w:highlight w:val="yellow"/>
            <w:rPrChange w:id="928" w:author="Christopher Symons" w:date="2020-11-06T14:18:00Z">
              <w:rPr/>
            </w:rPrChange>
          </w:rPr>
          <w:t>https://www.ecq.qld.gov.au/__data/assets/pdf_file/0021/4944/26.5.17_Extraordinary-Gazette_QRC-Final-Determination.pdf</w:t>
        </w:r>
      </w:ins>
      <w:ins w:id="929" w:author="Hung Vu" w:date="2020-11-06T00:39:00Z">
        <w:r w:rsidR="00AF6206" w:rsidRPr="00ED73D9">
          <w:rPr>
            <w:highlight w:val="yellow"/>
            <w:rPrChange w:id="930" w:author="Christopher Symons" w:date="2020-11-06T14:18:00Z">
              <w:rPr/>
            </w:rPrChange>
          </w:rPr>
          <w:t>&gt;</w:t>
        </w:r>
      </w:ins>
    </w:p>
    <w:p w14:paraId="571BDB22" w14:textId="77777777" w:rsidR="00983CE2" w:rsidRDefault="00983CE2" w:rsidP="00983CE2"/>
    <w:p w14:paraId="62B285C2" w14:textId="6391844F" w:rsidR="00983CE2" w:rsidDel="0009604E" w:rsidRDefault="0009604E" w:rsidP="00983CE2">
      <w:pPr>
        <w:pStyle w:val="Heading2"/>
        <w:numPr>
          <w:ilvl w:val="0"/>
          <w:numId w:val="0"/>
        </w:numPr>
        <w:rPr>
          <w:del w:id="931" w:author="Christopher Symons" w:date="2020-11-06T14:42:00Z"/>
        </w:rPr>
      </w:pPr>
      <w:bookmarkStart w:id="932" w:name="_Toc55564726"/>
      <w:ins w:id="933" w:author="Christopher Symons" w:date="2020-11-06T14:43:00Z">
        <w:r>
          <w:t xml:space="preserve">Index of </w:t>
        </w:r>
      </w:ins>
      <w:del w:id="934" w:author="Christopher Symons" w:date="2020-11-06T14:42:00Z">
        <w:r w:rsidR="00983CE2" w:rsidDel="0009604E">
          <w:delText>Datasets</w:delText>
        </w:r>
        <w:bookmarkEnd w:id="932"/>
      </w:del>
    </w:p>
    <w:p w14:paraId="75C25E95" w14:textId="6E7778F7" w:rsidR="00983CE2" w:rsidDel="0009604E" w:rsidRDefault="00983CE2" w:rsidP="00983CE2">
      <w:pPr>
        <w:rPr>
          <w:del w:id="935" w:author="Christopher Symons" w:date="2020-11-06T14:42:00Z"/>
        </w:rPr>
      </w:pPr>
    </w:p>
    <w:p w14:paraId="3CB364AD" w14:textId="78687DE2" w:rsidR="00983CE2" w:rsidDel="0009604E" w:rsidRDefault="00983CE2" w:rsidP="00983CE2">
      <w:pPr>
        <w:rPr>
          <w:del w:id="936" w:author="Christopher Symons" w:date="2020-11-06T14:42:00Z"/>
        </w:rPr>
      </w:pPr>
    </w:p>
    <w:p w14:paraId="492A2613" w14:textId="09CAF6DD" w:rsidR="00983CE2" w:rsidRDefault="00983CE2" w:rsidP="00983CE2">
      <w:pPr>
        <w:pStyle w:val="Heading2"/>
        <w:numPr>
          <w:ilvl w:val="0"/>
          <w:numId w:val="0"/>
        </w:numPr>
        <w:rPr>
          <w:ins w:id="937" w:author="Christopher Symons" w:date="2020-11-06T14:42:00Z"/>
        </w:rPr>
      </w:pPr>
      <w:bookmarkStart w:id="938" w:name="_Toc55564727"/>
      <w:r>
        <w:t>Code</w:t>
      </w:r>
      <w:ins w:id="939" w:author="Christopher Symons" w:date="2020-11-06T14:42:00Z">
        <w:r w:rsidR="0009604E">
          <w:t xml:space="preserve">, </w:t>
        </w:r>
      </w:ins>
      <w:del w:id="940" w:author="Christopher Symons" w:date="2020-11-06T14:42:00Z">
        <w:r w:rsidDel="0009604E">
          <w:delText xml:space="preserve"> </w:delText>
        </w:r>
      </w:del>
      <w:r>
        <w:t xml:space="preserve">Libraries and </w:t>
      </w:r>
      <w:del w:id="941" w:author="Christopher Symons" w:date="2020-11-06T14:42:00Z">
        <w:r w:rsidDel="0009604E">
          <w:delText>Tools</w:delText>
        </w:r>
      </w:del>
      <w:bookmarkEnd w:id="938"/>
      <w:ins w:id="942" w:author="Christopher Symons" w:date="2020-11-06T14:42:00Z">
        <w:r w:rsidR="0009604E">
          <w:t>Datasets</w:t>
        </w:r>
      </w:ins>
    </w:p>
    <w:tbl>
      <w:tblPr>
        <w:tblStyle w:val="TableGrid"/>
        <w:tblW w:w="0" w:type="auto"/>
        <w:tblLook w:val="04A0" w:firstRow="1" w:lastRow="0" w:firstColumn="1" w:lastColumn="0" w:noHBand="0" w:noVBand="1"/>
        <w:tblPrChange w:id="943" w:author="Christopher Symons" w:date="2020-11-06T14:43:00Z">
          <w:tblPr>
            <w:tblStyle w:val="TableGrid"/>
            <w:tblW w:w="0" w:type="auto"/>
            <w:tblLook w:val="04A0" w:firstRow="1" w:lastRow="0" w:firstColumn="1" w:lastColumn="0" w:noHBand="0" w:noVBand="1"/>
          </w:tblPr>
        </w:tblPrChange>
      </w:tblPr>
      <w:tblGrid>
        <w:gridCol w:w="4508"/>
        <w:gridCol w:w="4508"/>
        <w:tblGridChange w:id="944">
          <w:tblGrid>
            <w:gridCol w:w="4508"/>
            <w:gridCol w:w="4508"/>
          </w:tblGrid>
        </w:tblGridChange>
      </w:tblGrid>
      <w:tr w:rsidR="0009604E" w14:paraId="788FAAD2" w14:textId="77777777" w:rsidTr="0009604E">
        <w:trPr>
          <w:ins w:id="945" w:author="Christopher Symons" w:date="2020-11-06T14:42:00Z"/>
        </w:trPr>
        <w:tc>
          <w:tcPr>
            <w:tcW w:w="4508" w:type="dxa"/>
            <w:shd w:val="pct20" w:color="auto" w:fill="auto"/>
            <w:tcPrChange w:id="946" w:author="Christopher Symons" w:date="2020-11-06T14:43:00Z">
              <w:tcPr>
                <w:tcW w:w="4508" w:type="dxa"/>
              </w:tcPr>
            </w:tcPrChange>
          </w:tcPr>
          <w:p w14:paraId="2F024D9F" w14:textId="27DAD036" w:rsidR="0009604E" w:rsidRDefault="0009604E" w:rsidP="0009604E">
            <w:pPr>
              <w:rPr>
                <w:ins w:id="947" w:author="Christopher Symons" w:date="2020-11-06T14:42:00Z"/>
              </w:rPr>
            </w:pPr>
            <w:ins w:id="948" w:author="Christopher Symons" w:date="2020-11-06T14:43:00Z">
              <w:r>
                <w:t>Item</w:t>
              </w:r>
            </w:ins>
          </w:p>
        </w:tc>
        <w:tc>
          <w:tcPr>
            <w:tcW w:w="4508" w:type="dxa"/>
            <w:shd w:val="pct20" w:color="auto" w:fill="auto"/>
            <w:tcPrChange w:id="949" w:author="Christopher Symons" w:date="2020-11-06T14:43:00Z">
              <w:tcPr>
                <w:tcW w:w="4508" w:type="dxa"/>
              </w:tcPr>
            </w:tcPrChange>
          </w:tcPr>
          <w:p w14:paraId="0668ABB3" w14:textId="4C590B5D" w:rsidR="0009604E" w:rsidRDefault="0009604E" w:rsidP="0009604E">
            <w:pPr>
              <w:rPr>
                <w:ins w:id="950" w:author="Christopher Symons" w:date="2020-11-06T14:42:00Z"/>
              </w:rPr>
            </w:pPr>
            <w:ins w:id="951" w:author="Christopher Symons" w:date="2020-11-06T14:43:00Z">
              <w:r>
                <w:t>Description</w:t>
              </w:r>
            </w:ins>
          </w:p>
        </w:tc>
      </w:tr>
      <w:tr w:rsidR="0009604E" w14:paraId="77487506" w14:textId="77777777" w:rsidTr="00E704A5">
        <w:trPr>
          <w:ins w:id="952" w:author="Christopher Symons" w:date="2020-11-06T14:44:00Z"/>
        </w:trPr>
        <w:tc>
          <w:tcPr>
            <w:tcW w:w="9016" w:type="dxa"/>
            <w:gridSpan w:val="2"/>
          </w:tcPr>
          <w:p w14:paraId="7998D5A1" w14:textId="347ED4B3" w:rsidR="0009604E" w:rsidRPr="0009604E" w:rsidRDefault="0009604E" w:rsidP="0009604E">
            <w:pPr>
              <w:rPr>
                <w:ins w:id="953" w:author="Christopher Symons" w:date="2020-11-06T14:44:00Z"/>
              </w:rPr>
            </w:pPr>
            <w:ins w:id="954" w:author="Christopher Symons" w:date="2020-11-06T14:44:00Z">
              <w:r>
                <w:t>Code</w:t>
              </w:r>
            </w:ins>
          </w:p>
        </w:tc>
      </w:tr>
      <w:tr w:rsidR="0009604E" w14:paraId="49C85D63" w14:textId="77777777" w:rsidTr="0009604E">
        <w:trPr>
          <w:ins w:id="955" w:author="Christopher Symons" w:date="2020-11-06T14:42:00Z"/>
        </w:trPr>
        <w:tc>
          <w:tcPr>
            <w:tcW w:w="4508" w:type="dxa"/>
          </w:tcPr>
          <w:p w14:paraId="3A992E5B" w14:textId="02731415" w:rsidR="0009604E" w:rsidRPr="0009604E" w:rsidRDefault="0009604E" w:rsidP="0009604E">
            <w:pPr>
              <w:spacing w:after="160" w:line="259" w:lineRule="auto"/>
              <w:rPr>
                <w:ins w:id="956" w:author="Christopher Symons" w:date="2020-11-06T14:42:00Z"/>
                <w:rFonts w:ascii="Courier New" w:hAnsi="Courier New" w:cs="Courier New"/>
                <w:sz w:val="20"/>
                <w:szCs w:val="20"/>
                <w:lang w:val="en-US"/>
                <w:rPrChange w:id="957" w:author="Christopher Symons" w:date="2020-11-06T14:44:00Z">
                  <w:rPr>
                    <w:ins w:id="958" w:author="Christopher Symons" w:date="2020-11-06T14:42:00Z"/>
                  </w:rPr>
                </w:rPrChange>
              </w:rPr>
              <w:pPrChange w:id="959" w:author="Christopher Symons" w:date="2020-11-06T14:44:00Z">
                <w:pPr/>
              </w:pPrChange>
            </w:pPr>
            <w:proofErr w:type="spellStart"/>
            <w:ins w:id="960" w:author="Christopher Symons" w:date="2020-11-06T14:43:00Z">
              <w:r w:rsidRPr="0009604E">
                <w:rPr>
                  <w:rFonts w:ascii="Courier New" w:hAnsi="Courier New" w:cs="Courier New"/>
                  <w:sz w:val="20"/>
                  <w:szCs w:val="20"/>
                  <w:lang w:val="en-US"/>
                  <w:rPrChange w:id="961" w:author="Christopher Symons" w:date="2020-11-06T14:44:00Z">
                    <w:rPr>
                      <w:highlight w:val="yellow"/>
                    </w:rPr>
                  </w:rPrChange>
                </w:rPr>
                <w:t>find_electorate_by_</w:t>
              </w:r>
              <w:proofErr w:type="gramStart"/>
              <w:r w:rsidRPr="0009604E">
                <w:rPr>
                  <w:rFonts w:ascii="Courier New" w:hAnsi="Courier New" w:cs="Courier New"/>
                  <w:sz w:val="20"/>
                  <w:szCs w:val="20"/>
                  <w:lang w:val="en-US"/>
                  <w:rPrChange w:id="962" w:author="Christopher Symons" w:date="2020-11-06T14:44:00Z">
                    <w:rPr>
                      <w:highlight w:val="yellow"/>
                    </w:rPr>
                  </w:rPrChange>
                </w:rPr>
                <w:t>latlong.ipynb</w:t>
              </w:r>
            </w:ins>
            <w:proofErr w:type="spellEnd"/>
            <w:proofErr w:type="gramEnd"/>
          </w:p>
        </w:tc>
        <w:tc>
          <w:tcPr>
            <w:tcW w:w="4508" w:type="dxa"/>
          </w:tcPr>
          <w:p w14:paraId="21941A79" w14:textId="4BC9A935" w:rsidR="0009604E" w:rsidRPr="0009604E" w:rsidRDefault="00A76C65" w:rsidP="0009604E">
            <w:pPr>
              <w:rPr>
                <w:ins w:id="963" w:author="Christopher Symons" w:date="2020-11-06T14:42:00Z"/>
              </w:rPr>
            </w:pPr>
            <w:ins w:id="964" w:author="Christopher Symons" w:date="2020-11-06T14:46:00Z">
              <w:r>
                <w:t>Searches electorate d</w:t>
              </w:r>
            </w:ins>
            <w:ins w:id="965" w:author="Christopher Symons" w:date="2020-11-06T14:47:00Z">
              <w:r>
                <w:t xml:space="preserve">ataset for a location. </w:t>
              </w:r>
            </w:ins>
            <w:ins w:id="966" w:author="Christopher Symons" w:date="2020-11-06T14:46:00Z">
              <w:r w:rsidR="0009604E">
                <w:t>Refer to Section</w:t>
              </w:r>
            </w:ins>
            <w:ins w:id="967" w:author="Christopher Symons" w:date="2020-11-06T14:47:00Z">
              <w:r>
                <w:t xml:space="preserve"> 2.3</w:t>
              </w:r>
            </w:ins>
            <w:ins w:id="968" w:author="Christopher Symons" w:date="2020-11-06T14:46:00Z">
              <w:r w:rsidR="0009604E">
                <w:t>.</w:t>
              </w:r>
            </w:ins>
          </w:p>
        </w:tc>
      </w:tr>
      <w:tr w:rsidR="0009604E" w14:paraId="19BA242E" w14:textId="77777777" w:rsidTr="0009604E">
        <w:trPr>
          <w:ins w:id="969" w:author="Christopher Symons" w:date="2020-11-06T14:42:00Z"/>
        </w:trPr>
        <w:tc>
          <w:tcPr>
            <w:tcW w:w="4508" w:type="dxa"/>
          </w:tcPr>
          <w:p w14:paraId="26B3791B" w14:textId="10897772" w:rsidR="0009604E" w:rsidRPr="0009604E" w:rsidRDefault="0009604E" w:rsidP="0009604E">
            <w:pPr>
              <w:spacing w:after="160" w:line="259" w:lineRule="auto"/>
              <w:rPr>
                <w:ins w:id="970" w:author="Christopher Symons" w:date="2020-11-06T14:42:00Z"/>
                <w:rFonts w:ascii="Courier New" w:hAnsi="Courier New" w:cs="Courier New"/>
                <w:sz w:val="20"/>
                <w:szCs w:val="20"/>
                <w:lang w:val="en-US"/>
                <w:rPrChange w:id="971" w:author="Christopher Symons" w:date="2020-11-06T14:44:00Z">
                  <w:rPr>
                    <w:ins w:id="972" w:author="Christopher Symons" w:date="2020-11-06T14:42:00Z"/>
                  </w:rPr>
                </w:rPrChange>
              </w:rPr>
              <w:pPrChange w:id="973" w:author="Christopher Symons" w:date="2020-11-06T14:44:00Z">
                <w:pPr/>
              </w:pPrChange>
            </w:pPr>
            <w:proofErr w:type="spellStart"/>
            <w:ins w:id="974" w:author="Christopher Symons" w:date="2020-11-06T14:43:00Z">
              <w:r w:rsidRPr="0009604E">
                <w:rPr>
                  <w:rFonts w:ascii="Courier New" w:hAnsi="Courier New" w:cs="Courier New"/>
                  <w:sz w:val="20"/>
                  <w:szCs w:val="20"/>
                  <w:lang w:val="en-US"/>
                  <w:rPrChange w:id="975" w:author="Christopher Symons" w:date="2020-11-06T14:44:00Z">
                    <w:rPr>
                      <w:highlight w:val="yellow"/>
                      <w:lang w:val="en-US"/>
                    </w:rPr>
                  </w:rPrChange>
                </w:rPr>
                <w:t>scrape_AP_suburb_</w:t>
              </w:r>
              <w:proofErr w:type="gramStart"/>
              <w:r w:rsidRPr="0009604E">
                <w:rPr>
                  <w:rFonts w:ascii="Courier New" w:hAnsi="Courier New" w:cs="Courier New"/>
                  <w:sz w:val="20"/>
                  <w:szCs w:val="20"/>
                  <w:lang w:val="en-US"/>
                  <w:rPrChange w:id="976" w:author="Christopher Symons" w:date="2020-11-06T14:44:00Z">
                    <w:rPr>
                      <w:highlight w:val="yellow"/>
                      <w:lang w:val="en-US"/>
                    </w:rPr>
                  </w:rPrChange>
                </w:rPr>
                <w:t>list.ipynb</w:t>
              </w:r>
            </w:ins>
            <w:proofErr w:type="spellEnd"/>
            <w:proofErr w:type="gramEnd"/>
          </w:p>
        </w:tc>
        <w:tc>
          <w:tcPr>
            <w:tcW w:w="4508" w:type="dxa"/>
          </w:tcPr>
          <w:p w14:paraId="4E39C7FD" w14:textId="4F4C4E30" w:rsidR="0009604E" w:rsidRPr="0009604E" w:rsidRDefault="00A76C65" w:rsidP="0009604E">
            <w:pPr>
              <w:rPr>
                <w:ins w:id="977" w:author="Christopher Symons" w:date="2020-11-06T14:42:00Z"/>
              </w:rPr>
            </w:pPr>
            <w:ins w:id="978" w:author="Christopher Symons" w:date="2020-11-06T14:48:00Z">
              <w:r>
                <w:t xml:space="preserve">Scrapes </w:t>
              </w:r>
              <w:r w:rsidRPr="00A76C65">
                <w:t>the suburb index from the Australia Post website for use in searching the pdf data for textual locations</w:t>
              </w:r>
              <w:r>
                <w:t>. Refer to Section 2.4.</w:t>
              </w:r>
            </w:ins>
          </w:p>
        </w:tc>
      </w:tr>
      <w:tr w:rsidR="0009604E" w14:paraId="09D71F58" w14:textId="77777777" w:rsidTr="0009604E">
        <w:trPr>
          <w:ins w:id="979" w:author="Christopher Symons" w:date="2020-11-06T14:42:00Z"/>
        </w:trPr>
        <w:tc>
          <w:tcPr>
            <w:tcW w:w="4508" w:type="dxa"/>
          </w:tcPr>
          <w:p w14:paraId="150AC870" w14:textId="77777777" w:rsidR="0009604E" w:rsidRPr="0009604E" w:rsidRDefault="0009604E" w:rsidP="0009604E">
            <w:pPr>
              <w:rPr>
                <w:ins w:id="980" w:author="Christopher Symons" w:date="2020-11-06T14:42:00Z"/>
              </w:rPr>
            </w:pPr>
          </w:p>
        </w:tc>
        <w:tc>
          <w:tcPr>
            <w:tcW w:w="4508" w:type="dxa"/>
          </w:tcPr>
          <w:p w14:paraId="59B82E5A" w14:textId="77777777" w:rsidR="0009604E" w:rsidRPr="0009604E" w:rsidRDefault="0009604E" w:rsidP="0009604E">
            <w:pPr>
              <w:rPr>
                <w:ins w:id="981" w:author="Christopher Symons" w:date="2020-11-06T14:42:00Z"/>
              </w:rPr>
            </w:pPr>
          </w:p>
        </w:tc>
      </w:tr>
      <w:tr w:rsidR="0009604E" w14:paraId="05E9252D" w14:textId="77777777" w:rsidTr="0009604E">
        <w:trPr>
          <w:ins w:id="982" w:author="Christopher Symons" w:date="2020-11-06T14:42:00Z"/>
        </w:trPr>
        <w:tc>
          <w:tcPr>
            <w:tcW w:w="4508" w:type="dxa"/>
          </w:tcPr>
          <w:p w14:paraId="1CDA34FC" w14:textId="77777777" w:rsidR="0009604E" w:rsidRPr="0009604E" w:rsidRDefault="0009604E" w:rsidP="0009604E">
            <w:pPr>
              <w:rPr>
                <w:ins w:id="983" w:author="Christopher Symons" w:date="2020-11-06T14:42:00Z"/>
              </w:rPr>
            </w:pPr>
          </w:p>
        </w:tc>
        <w:tc>
          <w:tcPr>
            <w:tcW w:w="4508" w:type="dxa"/>
          </w:tcPr>
          <w:p w14:paraId="7A2F5BFE" w14:textId="77777777" w:rsidR="0009604E" w:rsidRPr="0009604E" w:rsidRDefault="0009604E" w:rsidP="0009604E">
            <w:pPr>
              <w:rPr>
                <w:ins w:id="984" w:author="Christopher Symons" w:date="2020-11-06T14:42:00Z"/>
              </w:rPr>
            </w:pPr>
          </w:p>
        </w:tc>
      </w:tr>
      <w:tr w:rsidR="0009604E" w14:paraId="2FDC3805" w14:textId="77777777" w:rsidTr="00771AD6">
        <w:trPr>
          <w:ins w:id="985" w:author="Christopher Symons" w:date="2020-11-06T14:45:00Z"/>
        </w:trPr>
        <w:tc>
          <w:tcPr>
            <w:tcW w:w="9016" w:type="dxa"/>
            <w:gridSpan w:val="2"/>
          </w:tcPr>
          <w:p w14:paraId="412E7F73" w14:textId="3D997672" w:rsidR="0009604E" w:rsidRPr="0009604E" w:rsidRDefault="0009604E" w:rsidP="0009604E">
            <w:pPr>
              <w:rPr>
                <w:ins w:id="986" w:author="Christopher Symons" w:date="2020-11-06T14:45:00Z"/>
              </w:rPr>
            </w:pPr>
            <w:ins w:id="987" w:author="Christopher Symons" w:date="2020-11-06T14:45:00Z">
              <w:r>
                <w:t>Libraries</w:t>
              </w:r>
            </w:ins>
          </w:p>
        </w:tc>
      </w:tr>
      <w:tr w:rsidR="0009604E" w14:paraId="498D4510" w14:textId="77777777" w:rsidTr="0009604E">
        <w:trPr>
          <w:ins w:id="988" w:author="Christopher Symons" w:date="2020-11-06T14:45:00Z"/>
        </w:trPr>
        <w:tc>
          <w:tcPr>
            <w:tcW w:w="4508" w:type="dxa"/>
          </w:tcPr>
          <w:p w14:paraId="2E5DD81B" w14:textId="58E2C72F" w:rsidR="0009604E" w:rsidRPr="0009604E" w:rsidRDefault="0009604E" w:rsidP="0009604E">
            <w:pPr>
              <w:rPr>
                <w:ins w:id="989" w:author="Christopher Symons" w:date="2020-11-06T14:45:00Z"/>
              </w:rPr>
            </w:pPr>
            <w:ins w:id="990" w:author="Christopher Symons" w:date="2020-11-06T14:45:00Z">
              <w:r>
                <w:rPr>
                  <w:rFonts w:ascii="Courier New" w:hAnsi="Courier New" w:cs="Courier New"/>
                  <w:sz w:val="20"/>
                  <w:szCs w:val="20"/>
                  <w:lang w:val="en-US"/>
                </w:rPr>
                <w:t>a</w:t>
              </w:r>
            </w:ins>
          </w:p>
        </w:tc>
        <w:tc>
          <w:tcPr>
            <w:tcW w:w="4508" w:type="dxa"/>
          </w:tcPr>
          <w:p w14:paraId="613857CD" w14:textId="77777777" w:rsidR="0009604E" w:rsidRPr="0009604E" w:rsidRDefault="0009604E" w:rsidP="0009604E">
            <w:pPr>
              <w:rPr>
                <w:ins w:id="991" w:author="Christopher Symons" w:date="2020-11-06T14:45:00Z"/>
              </w:rPr>
            </w:pPr>
          </w:p>
        </w:tc>
      </w:tr>
      <w:tr w:rsidR="0009604E" w14:paraId="046FF8DD" w14:textId="77777777" w:rsidTr="0009604E">
        <w:trPr>
          <w:ins w:id="992" w:author="Christopher Symons" w:date="2020-11-06T14:45:00Z"/>
        </w:trPr>
        <w:tc>
          <w:tcPr>
            <w:tcW w:w="4508" w:type="dxa"/>
          </w:tcPr>
          <w:p w14:paraId="7037169B" w14:textId="2488DE64" w:rsidR="0009604E" w:rsidRPr="0009604E" w:rsidRDefault="0009604E" w:rsidP="0009604E">
            <w:pPr>
              <w:rPr>
                <w:ins w:id="993" w:author="Christopher Symons" w:date="2020-11-06T14:45:00Z"/>
              </w:rPr>
            </w:pPr>
            <w:ins w:id="994" w:author="Christopher Symons" w:date="2020-11-06T14:46:00Z">
              <w:r>
                <w:rPr>
                  <w:rFonts w:ascii="Courier New" w:hAnsi="Courier New" w:cs="Courier New"/>
                  <w:sz w:val="20"/>
                  <w:szCs w:val="20"/>
                  <w:lang w:val="en-US"/>
                </w:rPr>
                <w:t>b</w:t>
              </w:r>
            </w:ins>
          </w:p>
        </w:tc>
        <w:tc>
          <w:tcPr>
            <w:tcW w:w="4508" w:type="dxa"/>
          </w:tcPr>
          <w:p w14:paraId="0C6B1E24" w14:textId="77777777" w:rsidR="0009604E" w:rsidRPr="0009604E" w:rsidRDefault="0009604E" w:rsidP="0009604E">
            <w:pPr>
              <w:rPr>
                <w:ins w:id="995" w:author="Christopher Symons" w:date="2020-11-06T14:45:00Z"/>
              </w:rPr>
            </w:pPr>
          </w:p>
        </w:tc>
      </w:tr>
      <w:tr w:rsidR="0009604E" w14:paraId="679E54F6" w14:textId="77777777" w:rsidTr="0009604E">
        <w:trPr>
          <w:ins w:id="996" w:author="Christopher Symons" w:date="2020-11-06T14:45:00Z"/>
        </w:trPr>
        <w:tc>
          <w:tcPr>
            <w:tcW w:w="4508" w:type="dxa"/>
          </w:tcPr>
          <w:p w14:paraId="56AAE916" w14:textId="02789B43" w:rsidR="0009604E" w:rsidRPr="0009604E" w:rsidRDefault="0009604E" w:rsidP="0009604E">
            <w:pPr>
              <w:rPr>
                <w:ins w:id="997" w:author="Christopher Symons" w:date="2020-11-06T14:45:00Z"/>
              </w:rPr>
            </w:pPr>
            <w:ins w:id="998" w:author="Christopher Symons" w:date="2020-11-06T14:46:00Z">
              <w:r>
                <w:rPr>
                  <w:rFonts w:ascii="Courier New" w:hAnsi="Courier New" w:cs="Courier New"/>
                  <w:sz w:val="20"/>
                  <w:szCs w:val="20"/>
                  <w:lang w:val="en-US"/>
                </w:rPr>
                <w:t>c</w:t>
              </w:r>
            </w:ins>
          </w:p>
        </w:tc>
        <w:tc>
          <w:tcPr>
            <w:tcW w:w="4508" w:type="dxa"/>
          </w:tcPr>
          <w:p w14:paraId="75BCD0AC" w14:textId="77777777" w:rsidR="0009604E" w:rsidRPr="0009604E" w:rsidRDefault="0009604E" w:rsidP="0009604E">
            <w:pPr>
              <w:rPr>
                <w:ins w:id="999" w:author="Christopher Symons" w:date="2020-11-06T14:45:00Z"/>
              </w:rPr>
            </w:pPr>
          </w:p>
        </w:tc>
      </w:tr>
      <w:tr w:rsidR="0009604E" w14:paraId="7733385F" w14:textId="77777777" w:rsidTr="0009604E">
        <w:trPr>
          <w:ins w:id="1000" w:author="Christopher Symons" w:date="2020-11-06T14:45:00Z"/>
        </w:trPr>
        <w:tc>
          <w:tcPr>
            <w:tcW w:w="4508" w:type="dxa"/>
          </w:tcPr>
          <w:p w14:paraId="402E5296" w14:textId="77777777" w:rsidR="0009604E" w:rsidRPr="0009604E" w:rsidRDefault="0009604E" w:rsidP="0009604E">
            <w:pPr>
              <w:rPr>
                <w:ins w:id="1001" w:author="Christopher Symons" w:date="2020-11-06T14:45:00Z"/>
              </w:rPr>
            </w:pPr>
          </w:p>
        </w:tc>
        <w:tc>
          <w:tcPr>
            <w:tcW w:w="4508" w:type="dxa"/>
          </w:tcPr>
          <w:p w14:paraId="4C230993" w14:textId="77777777" w:rsidR="0009604E" w:rsidRPr="0009604E" w:rsidRDefault="0009604E" w:rsidP="0009604E">
            <w:pPr>
              <w:rPr>
                <w:ins w:id="1002" w:author="Christopher Symons" w:date="2020-11-06T14:45:00Z"/>
              </w:rPr>
            </w:pPr>
          </w:p>
        </w:tc>
      </w:tr>
      <w:tr w:rsidR="00A76C65" w14:paraId="2B4B3BE2" w14:textId="77777777" w:rsidTr="00572A20">
        <w:trPr>
          <w:ins w:id="1003" w:author="Christopher Symons" w:date="2020-11-06T14:45:00Z"/>
        </w:trPr>
        <w:tc>
          <w:tcPr>
            <w:tcW w:w="9016" w:type="dxa"/>
            <w:gridSpan w:val="2"/>
          </w:tcPr>
          <w:p w14:paraId="2D0B7318" w14:textId="6D81A706" w:rsidR="00A76C65" w:rsidRPr="0009604E" w:rsidRDefault="00A76C65" w:rsidP="0009604E">
            <w:pPr>
              <w:rPr>
                <w:ins w:id="1004" w:author="Christopher Symons" w:date="2020-11-06T14:45:00Z"/>
              </w:rPr>
            </w:pPr>
            <w:ins w:id="1005" w:author="Christopher Symons" w:date="2020-11-06T14:48:00Z">
              <w:r>
                <w:t>Datasets</w:t>
              </w:r>
            </w:ins>
          </w:p>
        </w:tc>
      </w:tr>
      <w:tr w:rsidR="0009604E" w14:paraId="4E71C8DA" w14:textId="77777777" w:rsidTr="0009604E">
        <w:trPr>
          <w:ins w:id="1006" w:author="Christopher Symons" w:date="2020-11-06T14:46:00Z"/>
        </w:trPr>
        <w:tc>
          <w:tcPr>
            <w:tcW w:w="4508" w:type="dxa"/>
          </w:tcPr>
          <w:p w14:paraId="3C1AD902" w14:textId="77777777" w:rsidR="0009604E" w:rsidRPr="0009604E" w:rsidRDefault="0009604E" w:rsidP="0009604E">
            <w:pPr>
              <w:rPr>
                <w:ins w:id="1007" w:author="Christopher Symons" w:date="2020-11-06T14:46:00Z"/>
              </w:rPr>
            </w:pPr>
          </w:p>
        </w:tc>
        <w:tc>
          <w:tcPr>
            <w:tcW w:w="4508" w:type="dxa"/>
          </w:tcPr>
          <w:p w14:paraId="6D040647" w14:textId="77777777" w:rsidR="0009604E" w:rsidRPr="0009604E" w:rsidRDefault="0009604E" w:rsidP="0009604E">
            <w:pPr>
              <w:rPr>
                <w:ins w:id="1008" w:author="Christopher Symons" w:date="2020-11-06T14:46:00Z"/>
              </w:rPr>
            </w:pPr>
          </w:p>
        </w:tc>
      </w:tr>
      <w:tr w:rsidR="0009604E" w14:paraId="2F8ABEBC" w14:textId="77777777" w:rsidTr="0009604E">
        <w:trPr>
          <w:ins w:id="1009" w:author="Christopher Symons" w:date="2020-11-06T14:46:00Z"/>
        </w:trPr>
        <w:tc>
          <w:tcPr>
            <w:tcW w:w="4508" w:type="dxa"/>
          </w:tcPr>
          <w:p w14:paraId="7E334528" w14:textId="77777777" w:rsidR="0009604E" w:rsidRPr="0009604E" w:rsidRDefault="0009604E" w:rsidP="0009604E">
            <w:pPr>
              <w:rPr>
                <w:ins w:id="1010" w:author="Christopher Symons" w:date="2020-11-06T14:46:00Z"/>
              </w:rPr>
            </w:pPr>
          </w:p>
        </w:tc>
        <w:tc>
          <w:tcPr>
            <w:tcW w:w="4508" w:type="dxa"/>
          </w:tcPr>
          <w:p w14:paraId="0FF11A4D" w14:textId="77777777" w:rsidR="0009604E" w:rsidRPr="0009604E" w:rsidRDefault="0009604E" w:rsidP="0009604E">
            <w:pPr>
              <w:rPr>
                <w:ins w:id="1011" w:author="Christopher Symons" w:date="2020-11-06T14:46:00Z"/>
              </w:rPr>
            </w:pPr>
          </w:p>
        </w:tc>
      </w:tr>
    </w:tbl>
    <w:p w14:paraId="4A6D2B91" w14:textId="77777777" w:rsidR="0009604E" w:rsidRPr="0009604E" w:rsidDel="00A76C65" w:rsidRDefault="0009604E" w:rsidP="0009604E">
      <w:pPr>
        <w:rPr>
          <w:del w:id="1012" w:author="Christopher Symons" w:date="2020-11-06T14:48:00Z"/>
        </w:rPr>
        <w:pPrChange w:id="1013" w:author="Christopher Symons" w:date="2020-11-06T14:42:00Z">
          <w:pPr>
            <w:pStyle w:val="Heading2"/>
            <w:numPr>
              <w:ilvl w:val="0"/>
              <w:numId w:val="0"/>
            </w:numPr>
            <w:ind w:left="0" w:firstLine="0"/>
          </w:pPr>
        </w:pPrChange>
      </w:pPr>
    </w:p>
    <w:p w14:paraId="0DAB1BB5" w14:textId="77777777" w:rsidR="00490E7E" w:rsidRPr="00983CE2" w:rsidRDefault="00490E7E" w:rsidP="00983CE2"/>
    <w:sectPr w:rsidR="00490E7E" w:rsidRPr="00983CE2">
      <w:footerReference w:type="default" r:id="rId46"/>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Christopher Symons" w:date="2020-11-04T17:19:00Z" w:initials="CS">
    <w:p w14:paraId="4A2634C2" w14:textId="0EA9080F" w:rsidR="006D028A" w:rsidRDefault="006D028A">
      <w:pPr>
        <w:pStyle w:val="CommentText"/>
      </w:pPr>
      <w:r>
        <w:rPr>
          <w:rStyle w:val="CommentReference"/>
        </w:rPr>
        <w:annotationRef/>
      </w:r>
      <w:r>
        <w:t>Is everyone okay with this?</w:t>
      </w:r>
    </w:p>
  </w:comment>
  <w:comment w:id="5" w:author="Christopher Symons" w:date="2020-11-05T15:45:00Z" w:initials="CS">
    <w:p w14:paraId="71EE6AF9" w14:textId="488B9E8C" w:rsidR="006D028A" w:rsidRDefault="006D028A">
      <w:pPr>
        <w:pStyle w:val="CommentText"/>
      </w:pPr>
      <w:r>
        <w:rPr>
          <w:rStyle w:val="CommentReference"/>
        </w:rPr>
        <w:annotationRef/>
      </w:r>
      <w:r>
        <w:t>Make past tense. Reword last para.</w:t>
      </w:r>
    </w:p>
  </w:comment>
  <w:comment w:id="205" w:author="Christopher Symons" w:date="2020-11-04T16:53:00Z" w:initials="CS">
    <w:p w14:paraId="059E9B69" w14:textId="30CC344B" w:rsidR="006D028A" w:rsidRDefault="006D028A">
      <w:pPr>
        <w:pStyle w:val="CommentText"/>
      </w:pPr>
      <w:r>
        <w:rPr>
          <w:rStyle w:val="CommentReference"/>
        </w:rPr>
        <w:annotationRef/>
      </w:r>
      <w:r>
        <w:t xml:space="preserve">Problem solving with </w:t>
      </w:r>
      <w:proofErr w:type="gramStart"/>
      <w:r>
        <w:t>data?</w:t>
      </w:r>
      <w:proofErr w:type="gramEnd"/>
    </w:p>
  </w:comment>
  <w:comment w:id="311" w:author="Christopher Symons" w:date="2020-11-04T17:07:00Z" w:initials="CS">
    <w:p w14:paraId="526E6F59" w14:textId="50103589" w:rsidR="006D028A" w:rsidRDefault="006D028A">
      <w:pPr>
        <w:pStyle w:val="CommentText"/>
      </w:pPr>
      <w:r>
        <w:rPr>
          <w:rStyle w:val="CommentReference"/>
        </w:rPr>
        <w:annotationRef/>
      </w:r>
      <w:r>
        <w:t>Getting the data (I need)?</w:t>
      </w:r>
    </w:p>
  </w:comment>
  <w:comment w:id="336" w:author="Christopher Symons" w:date="2020-11-05T14:39:00Z" w:initials="CS">
    <w:p w14:paraId="624170AE" w14:textId="55725178" w:rsidR="006D028A" w:rsidRDefault="006D028A">
      <w:pPr>
        <w:pStyle w:val="CommentText"/>
      </w:pPr>
      <w:r>
        <w:rPr>
          <w:rStyle w:val="CommentReference"/>
        </w:rPr>
        <w:annotationRef/>
      </w:r>
      <w:r>
        <w:t>Should be a third level heading… but can’t seem to find the option.</w:t>
      </w:r>
    </w:p>
  </w:comment>
  <w:comment w:id="363" w:author="Christopher Symons" w:date="2020-11-05T14:42:00Z" w:initials="CS">
    <w:p w14:paraId="7F3B1129" w14:textId="361D4E81" w:rsidR="006D028A" w:rsidRDefault="006D028A">
      <w:pPr>
        <w:pStyle w:val="CommentText"/>
      </w:pPr>
      <w:r>
        <w:rPr>
          <w:rStyle w:val="CommentReference"/>
        </w:rPr>
        <w:annotationRef/>
      </w:r>
      <w:r>
        <w:rPr>
          <w:rStyle w:val="CommentReference"/>
        </w:rPr>
        <w:annotationRef/>
      </w:r>
      <w:r>
        <w:t>Should be a third level heading… but can’t seem to find the option.</w:t>
      </w:r>
    </w:p>
  </w:comment>
  <w:comment w:id="394" w:author="Matthew Colwell" w:date="2020-11-05T06:58:00Z" w:initials="MC">
    <w:p w14:paraId="0AD7F11C" w14:textId="5D10318B" w:rsidR="006D028A" w:rsidRDefault="006D028A">
      <w:pPr>
        <w:pStyle w:val="CommentText"/>
      </w:pPr>
      <w:r>
        <w:rPr>
          <w:rStyle w:val="CommentReference"/>
        </w:rPr>
        <w:annotationRef/>
      </w:r>
      <w:r>
        <w:t>Is this true though? This was included in the modelling correlations</w:t>
      </w:r>
    </w:p>
  </w:comment>
  <w:comment w:id="395" w:author="Matthew Colwell" w:date="2020-11-05T06:58:00Z" w:initials="MC">
    <w:p w14:paraId="5149902A" w14:textId="35E76AF2" w:rsidR="006D028A" w:rsidRDefault="006D028A">
      <w:pPr>
        <w:pStyle w:val="CommentText"/>
      </w:pPr>
      <w:r>
        <w:rPr>
          <w:rStyle w:val="CommentReference"/>
        </w:rPr>
        <w:annotationRef/>
      </w:r>
      <w:r>
        <w:t>Can we elaborate? and remove the use of “we”</w:t>
      </w:r>
      <w:proofErr w:type="gramStart"/>
      <w:r>
        <w:t>/”our</w:t>
      </w:r>
      <w:proofErr w:type="gramEnd"/>
      <w:r>
        <w:t>”</w:t>
      </w:r>
    </w:p>
  </w:comment>
  <w:comment w:id="740" w:author="Matthew Colwell" w:date="2020-11-05T07:43:00Z" w:initials="MC">
    <w:p w14:paraId="1E0C8E71" w14:textId="5D313922" w:rsidR="006D028A" w:rsidRDefault="006D028A">
      <w:pPr>
        <w:pStyle w:val="CommentText"/>
      </w:pPr>
      <w:r>
        <w:rPr>
          <w:rStyle w:val="CommentReference"/>
        </w:rPr>
        <w:annotationRef/>
      </w:r>
      <w:r>
        <w:t xml:space="preserve">Happy to incorporate all of this. Would be especially good if Hai Hung can include the </w:t>
      </w:r>
      <w:proofErr w:type="spellStart"/>
      <w:r>
        <w:t>qq</w:t>
      </w:r>
      <w:proofErr w:type="spellEnd"/>
      <w:r>
        <w:t xml:space="preserve">-plot and/or residual plot. </w:t>
      </w:r>
      <w:proofErr w:type="gramStart"/>
      <w:r>
        <w:t>Also</w:t>
      </w:r>
      <w:proofErr w:type="gramEnd"/>
      <w:r>
        <w:t xml:space="preserve"> the multiple linear model?</w:t>
      </w:r>
    </w:p>
  </w:comment>
  <w:comment w:id="758" w:author="Christopher Symons" w:date="2020-11-04T17:15:00Z" w:initials="CS">
    <w:p w14:paraId="448980B1" w14:textId="2525F0B2" w:rsidR="006D028A" w:rsidRDefault="006D028A">
      <w:pPr>
        <w:pStyle w:val="CommentText"/>
      </w:pPr>
      <w:r>
        <w:rPr>
          <w:rStyle w:val="CommentReference"/>
        </w:rPr>
        <w:annotationRef/>
      </w:r>
      <w:r>
        <w:t>Storytelling with 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A2634C2" w15:done="1"/>
  <w15:commentEx w15:paraId="71EE6AF9" w15:done="0"/>
  <w15:commentEx w15:paraId="059E9B69" w15:done="0"/>
  <w15:commentEx w15:paraId="526E6F59" w15:done="0"/>
  <w15:commentEx w15:paraId="624170AE" w15:done="0"/>
  <w15:commentEx w15:paraId="7F3B1129" w15:done="0"/>
  <w15:commentEx w15:paraId="0AD7F11C" w15:done="0"/>
  <w15:commentEx w15:paraId="5149902A" w15:done="0"/>
  <w15:commentEx w15:paraId="1E0C8E71" w15:done="0"/>
  <w15:commentEx w15:paraId="448980B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D6131" w16cex:dateUtc="2020-11-04T07:19:00Z"/>
  <w16cex:commentExtensible w16cex:durableId="234E9CB3" w16cex:dateUtc="2020-11-05T05:45:00Z"/>
  <w16cex:commentExtensible w16cex:durableId="234D5B23" w16cex:dateUtc="2020-11-04T06:53:00Z"/>
  <w16cex:commentExtensible w16cex:durableId="234D5E62" w16cex:dateUtc="2020-11-04T07:07:00Z"/>
  <w16cex:commentExtensible w16cex:durableId="234E8D3C" w16cex:dateUtc="2020-11-05T04:39:00Z"/>
  <w16cex:commentExtensible w16cex:durableId="234E8DDD" w16cex:dateUtc="2020-11-05T04:42:00Z"/>
  <w16cex:commentExtensible w16cex:durableId="234E2107" w16cex:dateUtc="2020-11-04T20:58:00Z"/>
  <w16cex:commentExtensible w16cex:durableId="234E212B" w16cex:dateUtc="2020-11-04T20:58:00Z"/>
  <w16cex:commentExtensible w16cex:durableId="234E2B92" w16cex:dateUtc="2020-11-04T21:43:00Z"/>
  <w16cex:commentExtensible w16cex:durableId="234D604E" w16cex:dateUtc="2020-11-04T07: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A2634C2" w16cid:durableId="234D6131"/>
  <w16cid:commentId w16cid:paraId="71EE6AF9" w16cid:durableId="234E9CB3"/>
  <w16cid:commentId w16cid:paraId="059E9B69" w16cid:durableId="234D5B23"/>
  <w16cid:commentId w16cid:paraId="526E6F59" w16cid:durableId="234D5E62"/>
  <w16cid:commentId w16cid:paraId="624170AE" w16cid:durableId="234E8D3C"/>
  <w16cid:commentId w16cid:paraId="7F3B1129" w16cid:durableId="234E8DDD"/>
  <w16cid:commentId w16cid:paraId="0AD7F11C" w16cid:durableId="234E2107"/>
  <w16cid:commentId w16cid:paraId="5149902A" w16cid:durableId="234E212B"/>
  <w16cid:commentId w16cid:paraId="1E0C8E71" w16cid:durableId="234E2B92"/>
  <w16cid:commentId w16cid:paraId="448980B1" w16cid:durableId="234D60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8F52B9" w14:textId="77777777" w:rsidR="00FB17B3" w:rsidRDefault="00FB17B3" w:rsidP="00150D46">
      <w:pPr>
        <w:spacing w:after="0" w:line="240" w:lineRule="auto"/>
      </w:pPr>
      <w:r>
        <w:separator/>
      </w:r>
    </w:p>
  </w:endnote>
  <w:endnote w:type="continuationSeparator" w:id="0">
    <w:p w14:paraId="1730ACB5" w14:textId="77777777" w:rsidR="00FB17B3" w:rsidRDefault="00FB17B3" w:rsidP="00150D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Arial (Body CS)">
    <w:panose1 w:val="020B0604020202020204"/>
    <w:charset w:val="00"/>
    <w:family w:val="roman"/>
    <w:pitch w:val="default"/>
  </w:font>
  <w:font w:name="Segoe UI">
    <w:altName w:val="Sylfaen"/>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875525"/>
      <w:docPartObj>
        <w:docPartGallery w:val="Page Numbers (Bottom of Page)"/>
        <w:docPartUnique/>
      </w:docPartObj>
    </w:sdtPr>
    <w:sdtEndPr>
      <w:rPr>
        <w:noProof/>
      </w:rPr>
    </w:sdtEndPr>
    <w:sdtContent>
      <w:p w14:paraId="78AF0980" w14:textId="77777777" w:rsidR="006D028A" w:rsidRDefault="006D028A">
        <w:pPr>
          <w:pStyle w:val="Footer"/>
        </w:pPr>
        <w:r>
          <w:t xml:space="preserve">Page | </w:t>
        </w:r>
        <w:r>
          <w:fldChar w:fldCharType="begin"/>
        </w:r>
        <w:r>
          <w:instrText xml:space="preserve"> PAGE   \* MERGEFORMAT </w:instrText>
        </w:r>
        <w:r>
          <w:fldChar w:fldCharType="separate"/>
        </w:r>
        <w:r>
          <w:rPr>
            <w:noProof/>
          </w:rPr>
          <w:t>6</w:t>
        </w:r>
        <w:r>
          <w:rPr>
            <w:noProof/>
          </w:rPr>
          <w:fldChar w:fldCharType="end"/>
        </w:r>
      </w:p>
    </w:sdtContent>
  </w:sdt>
  <w:p w14:paraId="6E0C5D39" w14:textId="77777777" w:rsidR="006D028A" w:rsidRDefault="006D02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D211F4" w14:textId="77777777" w:rsidR="006D028A" w:rsidRPr="00983CE2" w:rsidRDefault="006D028A" w:rsidP="00983C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61AEC5" w14:textId="77777777" w:rsidR="00FB17B3" w:rsidRDefault="00FB17B3" w:rsidP="00150D46">
      <w:pPr>
        <w:spacing w:after="0" w:line="240" w:lineRule="auto"/>
      </w:pPr>
      <w:r>
        <w:separator/>
      </w:r>
    </w:p>
  </w:footnote>
  <w:footnote w:type="continuationSeparator" w:id="0">
    <w:p w14:paraId="0918420C" w14:textId="77777777" w:rsidR="00FB17B3" w:rsidRDefault="00FB17B3" w:rsidP="00150D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018CB"/>
    <w:multiLevelType w:val="hybridMultilevel"/>
    <w:tmpl w:val="A9E66A92"/>
    <w:lvl w:ilvl="0" w:tplc="08090001">
      <w:start w:val="1"/>
      <w:numFmt w:val="bullet"/>
      <w:lvlText w:val=""/>
      <w:lvlJc w:val="left"/>
      <w:pPr>
        <w:ind w:left="720" w:hanging="360"/>
      </w:pPr>
      <w:rPr>
        <w:rFonts w:ascii="Symbol" w:hAnsi="Symbol" w:hint="default"/>
      </w:rPr>
    </w:lvl>
    <w:lvl w:ilvl="1" w:tplc="5F64DE5C">
      <w:start w:val="1"/>
      <w:numFmt w:val="bullet"/>
      <w:lvlText w:val="&gt;"/>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635357"/>
    <w:multiLevelType w:val="multilevel"/>
    <w:tmpl w:val="D39247AE"/>
    <w:styleLink w:val="Style1"/>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EFF041A"/>
    <w:multiLevelType w:val="hybridMultilevel"/>
    <w:tmpl w:val="7DA6E9D2"/>
    <w:lvl w:ilvl="0" w:tplc="EE46866C">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8B03DCD"/>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A34624A"/>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BC86D8B"/>
    <w:multiLevelType w:val="hybridMultilevel"/>
    <w:tmpl w:val="448E7ECA"/>
    <w:lvl w:ilvl="0" w:tplc="816453DA">
      <w:start w:val="1"/>
      <w:numFmt w:val="decimal"/>
      <w:lvlText w:val="%1.   "/>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38D75B77"/>
    <w:multiLevelType w:val="hybridMultilevel"/>
    <w:tmpl w:val="3E2EE7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BE505A6"/>
    <w:multiLevelType w:val="hybridMultilevel"/>
    <w:tmpl w:val="E79E185A"/>
    <w:lvl w:ilvl="0" w:tplc="207EE2E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46FC6A6D"/>
    <w:multiLevelType w:val="hybridMultilevel"/>
    <w:tmpl w:val="0EFC29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C884E2D"/>
    <w:multiLevelType w:val="multilevel"/>
    <w:tmpl w:val="AC2C8A5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56A4FE0"/>
    <w:multiLevelType w:val="hybridMultilevel"/>
    <w:tmpl w:val="CF9C1584"/>
    <w:lvl w:ilvl="0" w:tplc="0CAC6F78">
      <w:start w:val="3"/>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67C06F47"/>
    <w:multiLevelType w:val="hybridMultilevel"/>
    <w:tmpl w:val="8646A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F1C5FF5"/>
    <w:multiLevelType w:val="multilevel"/>
    <w:tmpl w:val="EAA0A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B11080"/>
    <w:multiLevelType w:val="hybridMultilevel"/>
    <w:tmpl w:val="B3AAF3C0"/>
    <w:lvl w:ilvl="0" w:tplc="D40C54F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7EB65602"/>
    <w:multiLevelType w:val="hybridMultilevel"/>
    <w:tmpl w:val="3BB2AB48"/>
    <w:lvl w:ilvl="0" w:tplc="965E0ED6">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5"/>
  </w:num>
  <w:num w:numId="2">
    <w:abstractNumId w:val="14"/>
  </w:num>
  <w:num w:numId="3">
    <w:abstractNumId w:val="9"/>
  </w:num>
  <w:num w:numId="4">
    <w:abstractNumId w:val="4"/>
  </w:num>
  <w:num w:numId="5">
    <w:abstractNumId w:val="1"/>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num>
  <w:num w:numId="10">
    <w:abstractNumId w:val="13"/>
  </w:num>
  <w:num w:numId="11">
    <w:abstractNumId w:val="7"/>
  </w:num>
  <w:num w:numId="12">
    <w:abstractNumId w:val="10"/>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1"/>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num>
  <w:num w:numId="20">
    <w:abstractNumId w:val="0"/>
  </w:num>
  <w:num w:numId="21">
    <w:abstractNumId w:val="2"/>
  </w:num>
  <w:num w:numId="22">
    <w:abstractNumId w:val="6"/>
  </w:num>
  <w:num w:numId="23">
    <w:abstractNumId w:val="1"/>
  </w:num>
  <w:num w:numId="24">
    <w:abstractNumId w:val="11"/>
  </w:num>
  <w:num w:numId="2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hristopher Symons">
    <w15:presenceInfo w15:providerId="Windows Live" w15:userId="abbfa3a2b140d813"/>
  </w15:person>
  <w15:person w15:author="Hung Vu">
    <w15:presenceInfo w15:providerId="Windows Live" w15:userId="31c6115d3bfe7423"/>
  </w15:person>
  <w15:person w15:author="Matthew Colwell">
    <w15:presenceInfo w15:providerId="AD" w15:userId="S::Matt.Colwell@ghd.com::c93886d9-4bc6-4ed2-891f-d5ef9b44ce7b"/>
  </w15:person>
  <w15:person w15:author="Siamak Adeli Koodehi">
    <w15:presenceInfo w15:providerId="None" w15:userId="Siamak Adeli Koodeh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172C"/>
    <w:rsid w:val="00021034"/>
    <w:rsid w:val="0009604E"/>
    <w:rsid w:val="000B261F"/>
    <w:rsid w:val="000B60BB"/>
    <w:rsid w:val="000B7D6A"/>
    <w:rsid w:val="000E18ED"/>
    <w:rsid w:val="000F6C24"/>
    <w:rsid w:val="001059EC"/>
    <w:rsid w:val="00115563"/>
    <w:rsid w:val="00116098"/>
    <w:rsid w:val="00124488"/>
    <w:rsid w:val="00131AF2"/>
    <w:rsid w:val="00150D46"/>
    <w:rsid w:val="0017372A"/>
    <w:rsid w:val="001B2029"/>
    <w:rsid w:val="001E0607"/>
    <w:rsid w:val="0023172C"/>
    <w:rsid w:val="00273DCF"/>
    <w:rsid w:val="00281A50"/>
    <w:rsid w:val="0029727E"/>
    <w:rsid w:val="002A7093"/>
    <w:rsid w:val="002C1CFA"/>
    <w:rsid w:val="00311066"/>
    <w:rsid w:val="00352924"/>
    <w:rsid w:val="003D19B8"/>
    <w:rsid w:val="003E1522"/>
    <w:rsid w:val="004375F1"/>
    <w:rsid w:val="00456D72"/>
    <w:rsid w:val="00467B2E"/>
    <w:rsid w:val="00475A05"/>
    <w:rsid w:val="004804A5"/>
    <w:rsid w:val="00490E7E"/>
    <w:rsid w:val="004B767F"/>
    <w:rsid w:val="004D23BE"/>
    <w:rsid w:val="004D7A3E"/>
    <w:rsid w:val="004E47A0"/>
    <w:rsid w:val="004F063D"/>
    <w:rsid w:val="004F28D4"/>
    <w:rsid w:val="005106F1"/>
    <w:rsid w:val="00510FC4"/>
    <w:rsid w:val="00516497"/>
    <w:rsid w:val="0054121B"/>
    <w:rsid w:val="0057052C"/>
    <w:rsid w:val="005B2CFF"/>
    <w:rsid w:val="005D25AB"/>
    <w:rsid w:val="005E36EB"/>
    <w:rsid w:val="005F2808"/>
    <w:rsid w:val="00610750"/>
    <w:rsid w:val="006D028A"/>
    <w:rsid w:val="00716217"/>
    <w:rsid w:val="0071698E"/>
    <w:rsid w:val="00774695"/>
    <w:rsid w:val="00776956"/>
    <w:rsid w:val="00797530"/>
    <w:rsid w:val="007B126D"/>
    <w:rsid w:val="0081753E"/>
    <w:rsid w:val="008245D8"/>
    <w:rsid w:val="0083021E"/>
    <w:rsid w:val="008355EB"/>
    <w:rsid w:val="008656A8"/>
    <w:rsid w:val="008A7941"/>
    <w:rsid w:val="008C38C1"/>
    <w:rsid w:val="008F41F0"/>
    <w:rsid w:val="009147FB"/>
    <w:rsid w:val="00920EB7"/>
    <w:rsid w:val="00942B36"/>
    <w:rsid w:val="0095111B"/>
    <w:rsid w:val="00975F4B"/>
    <w:rsid w:val="00983CE2"/>
    <w:rsid w:val="00992C21"/>
    <w:rsid w:val="009A1956"/>
    <w:rsid w:val="009F343F"/>
    <w:rsid w:val="00A34361"/>
    <w:rsid w:val="00A76C65"/>
    <w:rsid w:val="00A82E66"/>
    <w:rsid w:val="00AE5236"/>
    <w:rsid w:val="00AF6206"/>
    <w:rsid w:val="00B078F8"/>
    <w:rsid w:val="00BF35BB"/>
    <w:rsid w:val="00C65909"/>
    <w:rsid w:val="00C674DD"/>
    <w:rsid w:val="00C677A0"/>
    <w:rsid w:val="00C81E11"/>
    <w:rsid w:val="00C826A8"/>
    <w:rsid w:val="00CE239E"/>
    <w:rsid w:val="00CE4610"/>
    <w:rsid w:val="00CF2DC8"/>
    <w:rsid w:val="00D772AF"/>
    <w:rsid w:val="00D873D7"/>
    <w:rsid w:val="00E124F4"/>
    <w:rsid w:val="00E613EE"/>
    <w:rsid w:val="00E96F1F"/>
    <w:rsid w:val="00EA79FD"/>
    <w:rsid w:val="00ED73D9"/>
    <w:rsid w:val="00EE1131"/>
    <w:rsid w:val="00F14BB6"/>
    <w:rsid w:val="00FB17B3"/>
    <w:rsid w:val="00FE7F13"/>
  </w:rsids>
  <m:mathPr>
    <m:mathFont m:val="Cambria Math"/>
    <m:brkBin m:val="before"/>
    <m:brkBinSub m:val="--"/>
    <m:smallFrac m:val="0"/>
    <m:dispDef/>
    <m:lMargin m:val="0"/>
    <m:rMargin m:val="0"/>
    <m:defJc m:val="centerGroup"/>
    <m:wrapIndent m:val="1440"/>
    <m:intLim m:val="subSup"/>
    <m:naryLim m:val="undOvr"/>
  </m:mathPr>
  <w:themeFontLang w:val="en-A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B53FA"/>
  <w15:chartTrackingRefBased/>
  <w15:docId w15:val="{8856BB97-CF1F-42C9-97F9-FCC6BA824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72C"/>
    <w:pPr>
      <w:jc w:val="both"/>
    </w:pPr>
    <w:rPr>
      <w:rFonts w:ascii="Arial" w:hAnsi="Arial"/>
    </w:rPr>
  </w:style>
  <w:style w:type="paragraph" w:styleId="Heading1">
    <w:name w:val="heading 1"/>
    <w:basedOn w:val="Normal"/>
    <w:next w:val="Normal"/>
    <w:link w:val="Heading1Char"/>
    <w:uiPriority w:val="9"/>
    <w:qFormat/>
    <w:rsid w:val="00C677A0"/>
    <w:pPr>
      <w:keepNext/>
      <w:keepLines/>
      <w:numPr>
        <w:numId w:val="5"/>
      </w:numPr>
      <w:spacing w:after="240"/>
      <w:outlineLvl w:val="0"/>
    </w:pPr>
    <w:rPr>
      <w:rFonts w:ascii="Arial Black" w:eastAsiaTheme="majorEastAsia" w:hAnsi="Arial Black" w:cstheme="majorBidi"/>
      <w:color w:val="002060"/>
      <w:sz w:val="32"/>
      <w:szCs w:val="32"/>
    </w:rPr>
  </w:style>
  <w:style w:type="paragraph" w:styleId="Heading2">
    <w:name w:val="heading 2"/>
    <w:basedOn w:val="Normal"/>
    <w:next w:val="Normal"/>
    <w:link w:val="Heading2Char"/>
    <w:uiPriority w:val="9"/>
    <w:unhideWhenUsed/>
    <w:qFormat/>
    <w:rsid w:val="00C677A0"/>
    <w:pPr>
      <w:keepNext/>
      <w:keepLines/>
      <w:numPr>
        <w:ilvl w:val="1"/>
        <w:numId w:val="5"/>
      </w:numPr>
      <w:spacing w:before="40" w:after="120"/>
      <w:outlineLvl w:val="1"/>
    </w:pPr>
    <w:rPr>
      <w:rFonts w:eastAsiaTheme="majorEastAsia" w:cstheme="majorBidi"/>
      <w:color w:val="002060"/>
      <w:sz w:val="26"/>
      <w:szCs w:val="26"/>
    </w:rPr>
  </w:style>
  <w:style w:type="paragraph" w:styleId="Heading3">
    <w:name w:val="heading 3"/>
    <w:basedOn w:val="Normal"/>
    <w:next w:val="Normal"/>
    <w:link w:val="Heading3Char"/>
    <w:uiPriority w:val="9"/>
    <w:semiHidden/>
    <w:unhideWhenUsed/>
    <w:qFormat/>
    <w:rsid w:val="00A82E6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77A0"/>
    <w:rPr>
      <w:rFonts w:ascii="Arial Black" w:eastAsiaTheme="majorEastAsia" w:hAnsi="Arial Black" w:cstheme="majorBidi"/>
      <w:color w:val="002060"/>
      <w:sz w:val="32"/>
      <w:szCs w:val="32"/>
    </w:rPr>
  </w:style>
  <w:style w:type="character" w:customStyle="1" w:styleId="Heading2Char">
    <w:name w:val="Heading 2 Char"/>
    <w:basedOn w:val="DefaultParagraphFont"/>
    <w:link w:val="Heading2"/>
    <w:uiPriority w:val="9"/>
    <w:rsid w:val="00C677A0"/>
    <w:rPr>
      <w:rFonts w:ascii="Arial" w:eastAsiaTheme="majorEastAsia" w:hAnsi="Arial" w:cstheme="majorBidi"/>
      <w:color w:val="002060"/>
      <w:sz w:val="26"/>
      <w:szCs w:val="26"/>
    </w:rPr>
  </w:style>
  <w:style w:type="paragraph" w:styleId="NoSpacing">
    <w:name w:val="No Spacing"/>
    <w:link w:val="NoSpacingChar"/>
    <w:uiPriority w:val="1"/>
    <w:qFormat/>
    <w:rsid w:val="0023172C"/>
    <w:pPr>
      <w:spacing w:after="0" w:line="240" w:lineRule="auto"/>
      <w:jc w:val="both"/>
    </w:pPr>
    <w:rPr>
      <w:rFonts w:ascii="Arial" w:hAnsi="Arial"/>
    </w:rPr>
  </w:style>
  <w:style w:type="paragraph" w:styleId="TOCHeading">
    <w:name w:val="TOC Heading"/>
    <w:basedOn w:val="Heading1"/>
    <w:next w:val="Normal"/>
    <w:uiPriority w:val="39"/>
    <w:unhideWhenUsed/>
    <w:qFormat/>
    <w:rsid w:val="0023172C"/>
    <w:pPr>
      <w:numPr>
        <w:numId w:val="0"/>
      </w:numPr>
      <w:jc w:val="left"/>
      <w:outlineLvl w:val="9"/>
    </w:pPr>
    <w:rPr>
      <w:rFonts w:asciiTheme="majorHAnsi" w:hAnsiTheme="majorHAnsi"/>
      <w:color w:val="2E74B5" w:themeColor="accent1" w:themeShade="BF"/>
      <w:lang w:val="en-US"/>
    </w:rPr>
  </w:style>
  <w:style w:type="paragraph" w:styleId="TOC1">
    <w:name w:val="toc 1"/>
    <w:basedOn w:val="Normal"/>
    <w:next w:val="Normal"/>
    <w:autoRedefine/>
    <w:uiPriority w:val="39"/>
    <w:unhideWhenUsed/>
    <w:rsid w:val="00ED73D9"/>
    <w:pPr>
      <w:tabs>
        <w:tab w:val="right" w:leader="dot" w:pos="9016"/>
      </w:tabs>
      <w:spacing w:after="100"/>
      <w:pPrChange w:id="0" w:author="Christopher Symons" w:date="2020-11-06T14:17:00Z">
        <w:pPr>
          <w:spacing w:after="100" w:line="259" w:lineRule="auto"/>
          <w:jc w:val="both"/>
        </w:pPr>
      </w:pPrChange>
    </w:pPr>
    <w:rPr>
      <w:rPrChange w:id="0" w:author="Christopher Symons" w:date="2020-11-06T14:17:00Z">
        <w:rPr>
          <w:rFonts w:ascii="Arial" w:eastAsiaTheme="minorHAnsi" w:hAnsi="Arial" w:cstheme="minorBidi"/>
          <w:sz w:val="22"/>
          <w:szCs w:val="22"/>
          <w:lang w:val="en-AU" w:eastAsia="en-US" w:bidi="ar-SA"/>
        </w:rPr>
      </w:rPrChange>
    </w:rPr>
  </w:style>
  <w:style w:type="character" w:styleId="Hyperlink">
    <w:name w:val="Hyperlink"/>
    <w:basedOn w:val="DefaultParagraphFont"/>
    <w:uiPriority w:val="99"/>
    <w:unhideWhenUsed/>
    <w:rsid w:val="0023172C"/>
    <w:rPr>
      <w:color w:val="0563C1" w:themeColor="hyperlink"/>
      <w:u w:val="single"/>
    </w:rPr>
  </w:style>
  <w:style w:type="numbering" w:customStyle="1" w:styleId="Style1">
    <w:name w:val="Style1"/>
    <w:uiPriority w:val="99"/>
    <w:rsid w:val="00C677A0"/>
    <w:pPr>
      <w:numPr>
        <w:numId w:val="5"/>
      </w:numPr>
    </w:pPr>
  </w:style>
  <w:style w:type="paragraph" w:styleId="ListParagraph">
    <w:name w:val="List Paragraph"/>
    <w:basedOn w:val="Normal"/>
    <w:uiPriority w:val="34"/>
    <w:qFormat/>
    <w:rsid w:val="00516497"/>
    <w:pPr>
      <w:ind w:left="720"/>
      <w:contextualSpacing/>
    </w:pPr>
  </w:style>
  <w:style w:type="paragraph" w:styleId="TOC2">
    <w:name w:val="toc 2"/>
    <w:basedOn w:val="Normal"/>
    <w:next w:val="Normal"/>
    <w:autoRedefine/>
    <w:uiPriority w:val="39"/>
    <w:unhideWhenUsed/>
    <w:rsid w:val="008F41F0"/>
    <w:pPr>
      <w:spacing w:after="100"/>
      <w:ind w:left="220"/>
    </w:pPr>
  </w:style>
  <w:style w:type="paragraph" w:styleId="Header">
    <w:name w:val="header"/>
    <w:basedOn w:val="Normal"/>
    <w:link w:val="HeaderChar"/>
    <w:uiPriority w:val="99"/>
    <w:unhideWhenUsed/>
    <w:rsid w:val="00150D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0D46"/>
    <w:rPr>
      <w:rFonts w:ascii="Arial" w:hAnsi="Arial"/>
    </w:rPr>
  </w:style>
  <w:style w:type="paragraph" w:styleId="Footer">
    <w:name w:val="footer"/>
    <w:basedOn w:val="Normal"/>
    <w:link w:val="FooterChar"/>
    <w:uiPriority w:val="99"/>
    <w:unhideWhenUsed/>
    <w:rsid w:val="00150D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0D46"/>
    <w:rPr>
      <w:rFonts w:ascii="Arial" w:hAnsi="Arial"/>
    </w:rPr>
  </w:style>
  <w:style w:type="paragraph" w:styleId="Caption">
    <w:name w:val="caption"/>
    <w:basedOn w:val="Normal"/>
    <w:next w:val="Normal"/>
    <w:uiPriority w:val="35"/>
    <w:unhideWhenUsed/>
    <w:qFormat/>
    <w:rsid w:val="004D7A3E"/>
    <w:pPr>
      <w:spacing w:after="200" w:line="240" w:lineRule="auto"/>
      <w:jc w:val="left"/>
    </w:pPr>
    <w:rPr>
      <w:i/>
      <w:iCs/>
      <w:szCs w:val="18"/>
    </w:rPr>
  </w:style>
  <w:style w:type="character" w:styleId="UnresolvedMention">
    <w:name w:val="Unresolved Mention"/>
    <w:basedOn w:val="DefaultParagraphFont"/>
    <w:uiPriority w:val="99"/>
    <w:semiHidden/>
    <w:unhideWhenUsed/>
    <w:rsid w:val="00774695"/>
    <w:rPr>
      <w:color w:val="605E5C"/>
      <w:shd w:val="clear" w:color="auto" w:fill="E1DFDD"/>
    </w:rPr>
  </w:style>
  <w:style w:type="paragraph" w:customStyle="1" w:styleId="transcript-list-item">
    <w:name w:val="transcript-list-item"/>
    <w:basedOn w:val="Normal"/>
    <w:rsid w:val="00FE7F13"/>
    <w:pPr>
      <w:spacing w:before="100" w:beforeAutospacing="1" w:after="100" w:afterAutospacing="1" w:line="240" w:lineRule="auto"/>
      <w:jc w:val="left"/>
    </w:pPr>
    <w:rPr>
      <w:rFonts w:ascii="Times New Roman" w:eastAsia="Times New Roman" w:hAnsi="Times New Roman" w:cs="Times New Roman"/>
      <w:sz w:val="24"/>
      <w:szCs w:val="24"/>
      <w:lang w:eastAsia="en-AU"/>
    </w:rPr>
  </w:style>
  <w:style w:type="character" w:customStyle="1" w:styleId="text">
    <w:name w:val="text"/>
    <w:basedOn w:val="DefaultParagraphFont"/>
    <w:rsid w:val="00FE7F13"/>
  </w:style>
  <w:style w:type="character" w:customStyle="1" w:styleId="user-name-span">
    <w:name w:val="user-name-span"/>
    <w:basedOn w:val="DefaultParagraphFont"/>
    <w:rsid w:val="00FE7F13"/>
  </w:style>
  <w:style w:type="character" w:customStyle="1" w:styleId="time">
    <w:name w:val="time"/>
    <w:basedOn w:val="DefaultParagraphFont"/>
    <w:rsid w:val="00FE7F13"/>
  </w:style>
  <w:style w:type="character" w:customStyle="1" w:styleId="Heading3Char">
    <w:name w:val="Heading 3 Char"/>
    <w:basedOn w:val="DefaultParagraphFont"/>
    <w:link w:val="Heading3"/>
    <w:uiPriority w:val="9"/>
    <w:semiHidden/>
    <w:rsid w:val="00A82E66"/>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475A05"/>
    <w:rPr>
      <w:i/>
      <w:iCs/>
    </w:rPr>
  </w:style>
  <w:style w:type="character" w:customStyle="1" w:styleId="NoSpacingChar">
    <w:name w:val="No Spacing Char"/>
    <w:basedOn w:val="DefaultParagraphFont"/>
    <w:link w:val="NoSpacing"/>
    <w:uiPriority w:val="1"/>
    <w:rsid w:val="00311066"/>
    <w:rPr>
      <w:rFonts w:ascii="Arial" w:hAnsi="Arial"/>
    </w:rPr>
  </w:style>
  <w:style w:type="paragraph" w:styleId="BalloonText">
    <w:name w:val="Balloon Text"/>
    <w:basedOn w:val="Normal"/>
    <w:link w:val="BalloonTextChar"/>
    <w:uiPriority w:val="99"/>
    <w:semiHidden/>
    <w:unhideWhenUsed/>
    <w:rsid w:val="00C674D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74DD"/>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510FC4"/>
    <w:rPr>
      <w:color w:val="954F72" w:themeColor="followedHyperlink"/>
      <w:u w:val="single"/>
    </w:rPr>
  </w:style>
  <w:style w:type="character" w:styleId="CommentReference">
    <w:name w:val="annotation reference"/>
    <w:basedOn w:val="DefaultParagraphFont"/>
    <w:uiPriority w:val="99"/>
    <w:semiHidden/>
    <w:unhideWhenUsed/>
    <w:rsid w:val="00510FC4"/>
    <w:rPr>
      <w:sz w:val="16"/>
      <w:szCs w:val="16"/>
    </w:rPr>
  </w:style>
  <w:style w:type="paragraph" w:styleId="CommentText">
    <w:name w:val="annotation text"/>
    <w:basedOn w:val="Normal"/>
    <w:link w:val="CommentTextChar"/>
    <w:uiPriority w:val="99"/>
    <w:semiHidden/>
    <w:unhideWhenUsed/>
    <w:rsid w:val="00510FC4"/>
    <w:pPr>
      <w:spacing w:line="240" w:lineRule="auto"/>
    </w:pPr>
    <w:rPr>
      <w:sz w:val="20"/>
      <w:szCs w:val="20"/>
    </w:rPr>
  </w:style>
  <w:style w:type="character" w:customStyle="1" w:styleId="CommentTextChar">
    <w:name w:val="Comment Text Char"/>
    <w:basedOn w:val="DefaultParagraphFont"/>
    <w:link w:val="CommentText"/>
    <w:uiPriority w:val="99"/>
    <w:semiHidden/>
    <w:rsid w:val="00510FC4"/>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510FC4"/>
    <w:rPr>
      <w:b/>
      <w:bCs/>
    </w:rPr>
  </w:style>
  <w:style w:type="character" w:customStyle="1" w:styleId="CommentSubjectChar">
    <w:name w:val="Comment Subject Char"/>
    <w:basedOn w:val="CommentTextChar"/>
    <w:link w:val="CommentSubject"/>
    <w:uiPriority w:val="99"/>
    <w:semiHidden/>
    <w:rsid w:val="00510FC4"/>
    <w:rPr>
      <w:rFonts w:ascii="Arial" w:hAnsi="Arial"/>
      <w:b/>
      <w:bCs/>
      <w:sz w:val="20"/>
      <w:szCs w:val="20"/>
    </w:rPr>
  </w:style>
  <w:style w:type="paragraph" w:styleId="Revision">
    <w:name w:val="Revision"/>
    <w:hidden/>
    <w:uiPriority w:val="99"/>
    <w:semiHidden/>
    <w:rsid w:val="00490E7E"/>
    <w:pPr>
      <w:spacing w:after="0" w:line="240" w:lineRule="auto"/>
    </w:pPr>
    <w:rPr>
      <w:rFonts w:ascii="Arial" w:hAnsi="Arial"/>
    </w:rPr>
  </w:style>
  <w:style w:type="table" w:styleId="TableGrid">
    <w:name w:val="Table Grid"/>
    <w:basedOn w:val="TableNormal"/>
    <w:uiPriority w:val="39"/>
    <w:rsid w:val="00EE11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8030028">
      <w:bodyDiv w:val="1"/>
      <w:marLeft w:val="0"/>
      <w:marRight w:val="0"/>
      <w:marTop w:val="0"/>
      <w:marBottom w:val="0"/>
      <w:divBdr>
        <w:top w:val="none" w:sz="0" w:space="0" w:color="auto"/>
        <w:left w:val="none" w:sz="0" w:space="0" w:color="auto"/>
        <w:bottom w:val="none" w:sz="0" w:space="0" w:color="auto"/>
        <w:right w:val="none" w:sz="0" w:space="0" w:color="auto"/>
      </w:divBdr>
      <w:divsChild>
        <w:div w:id="649097569">
          <w:marLeft w:val="0"/>
          <w:marRight w:val="0"/>
          <w:marTop w:val="0"/>
          <w:marBottom w:val="0"/>
          <w:divBdr>
            <w:top w:val="none" w:sz="0" w:space="0" w:color="auto"/>
            <w:left w:val="none" w:sz="0" w:space="0" w:color="auto"/>
            <w:bottom w:val="none" w:sz="0" w:space="0" w:color="auto"/>
            <w:right w:val="none" w:sz="0" w:space="0" w:color="auto"/>
          </w:divBdr>
        </w:div>
        <w:div w:id="838496955">
          <w:marLeft w:val="0"/>
          <w:marRight w:val="0"/>
          <w:marTop w:val="0"/>
          <w:marBottom w:val="150"/>
          <w:divBdr>
            <w:top w:val="none" w:sz="0" w:space="0" w:color="auto"/>
            <w:left w:val="none" w:sz="0" w:space="0" w:color="auto"/>
            <w:bottom w:val="none" w:sz="0" w:space="0" w:color="auto"/>
            <w:right w:val="none" w:sz="0" w:space="0" w:color="auto"/>
          </w:divBdr>
          <w:divsChild>
            <w:div w:id="1014918391">
              <w:marLeft w:val="0"/>
              <w:marRight w:val="210"/>
              <w:marTop w:val="0"/>
              <w:marBottom w:val="0"/>
              <w:divBdr>
                <w:top w:val="none" w:sz="0" w:space="0" w:color="auto"/>
                <w:left w:val="none" w:sz="0" w:space="0" w:color="auto"/>
                <w:bottom w:val="none" w:sz="0" w:space="0" w:color="auto"/>
                <w:right w:val="none" w:sz="0" w:space="0" w:color="auto"/>
              </w:divBdr>
            </w:div>
            <w:div w:id="1897928723">
              <w:marLeft w:val="0"/>
              <w:marRight w:val="0"/>
              <w:marTop w:val="0"/>
              <w:marBottom w:val="0"/>
              <w:divBdr>
                <w:top w:val="none" w:sz="0" w:space="0" w:color="auto"/>
                <w:left w:val="none" w:sz="0" w:space="0" w:color="auto"/>
                <w:bottom w:val="none" w:sz="0" w:space="0" w:color="auto"/>
                <w:right w:val="none" w:sz="0" w:space="0" w:color="auto"/>
              </w:divBdr>
            </w:div>
          </w:divsChild>
        </w:div>
        <w:div w:id="657030786">
          <w:marLeft w:val="0"/>
          <w:marRight w:val="0"/>
          <w:marTop w:val="0"/>
          <w:marBottom w:val="0"/>
          <w:divBdr>
            <w:top w:val="none" w:sz="0" w:space="0" w:color="auto"/>
            <w:left w:val="none" w:sz="0" w:space="0" w:color="auto"/>
            <w:bottom w:val="none" w:sz="0" w:space="0" w:color="auto"/>
            <w:right w:val="none" w:sz="0" w:space="0" w:color="auto"/>
          </w:divBdr>
        </w:div>
        <w:div w:id="1679385539">
          <w:marLeft w:val="0"/>
          <w:marRight w:val="0"/>
          <w:marTop w:val="0"/>
          <w:marBottom w:val="150"/>
          <w:divBdr>
            <w:top w:val="none" w:sz="0" w:space="0" w:color="auto"/>
            <w:left w:val="none" w:sz="0" w:space="0" w:color="auto"/>
            <w:bottom w:val="none" w:sz="0" w:space="0" w:color="auto"/>
            <w:right w:val="none" w:sz="0" w:space="0" w:color="auto"/>
          </w:divBdr>
          <w:divsChild>
            <w:div w:id="1791893340">
              <w:marLeft w:val="0"/>
              <w:marRight w:val="210"/>
              <w:marTop w:val="0"/>
              <w:marBottom w:val="0"/>
              <w:divBdr>
                <w:top w:val="none" w:sz="0" w:space="0" w:color="auto"/>
                <w:left w:val="none" w:sz="0" w:space="0" w:color="auto"/>
                <w:bottom w:val="none" w:sz="0" w:space="0" w:color="auto"/>
                <w:right w:val="none" w:sz="0" w:space="0" w:color="auto"/>
              </w:divBdr>
            </w:div>
            <w:div w:id="286007851">
              <w:marLeft w:val="0"/>
              <w:marRight w:val="0"/>
              <w:marTop w:val="0"/>
              <w:marBottom w:val="0"/>
              <w:divBdr>
                <w:top w:val="none" w:sz="0" w:space="0" w:color="auto"/>
                <w:left w:val="none" w:sz="0" w:space="0" w:color="auto"/>
                <w:bottom w:val="none" w:sz="0" w:space="0" w:color="auto"/>
                <w:right w:val="none" w:sz="0" w:space="0" w:color="auto"/>
              </w:divBdr>
            </w:div>
          </w:divsChild>
        </w:div>
        <w:div w:id="1501579856">
          <w:marLeft w:val="0"/>
          <w:marRight w:val="0"/>
          <w:marTop w:val="0"/>
          <w:marBottom w:val="0"/>
          <w:divBdr>
            <w:top w:val="none" w:sz="0" w:space="0" w:color="auto"/>
            <w:left w:val="none" w:sz="0" w:space="0" w:color="auto"/>
            <w:bottom w:val="none" w:sz="0" w:space="0" w:color="auto"/>
            <w:right w:val="none" w:sz="0" w:space="0" w:color="auto"/>
          </w:divBdr>
        </w:div>
        <w:div w:id="1623804759">
          <w:marLeft w:val="0"/>
          <w:marRight w:val="0"/>
          <w:marTop w:val="0"/>
          <w:marBottom w:val="150"/>
          <w:divBdr>
            <w:top w:val="none" w:sz="0" w:space="0" w:color="auto"/>
            <w:left w:val="none" w:sz="0" w:space="0" w:color="auto"/>
            <w:bottom w:val="none" w:sz="0" w:space="0" w:color="auto"/>
            <w:right w:val="none" w:sz="0" w:space="0" w:color="auto"/>
          </w:divBdr>
          <w:divsChild>
            <w:div w:id="1998147715">
              <w:marLeft w:val="0"/>
              <w:marRight w:val="210"/>
              <w:marTop w:val="0"/>
              <w:marBottom w:val="0"/>
              <w:divBdr>
                <w:top w:val="none" w:sz="0" w:space="0" w:color="auto"/>
                <w:left w:val="none" w:sz="0" w:space="0" w:color="auto"/>
                <w:bottom w:val="none" w:sz="0" w:space="0" w:color="auto"/>
                <w:right w:val="none" w:sz="0" w:space="0" w:color="auto"/>
              </w:divBdr>
            </w:div>
            <w:div w:id="1066805083">
              <w:marLeft w:val="0"/>
              <w:marRight w:val="0"/>
              <w:marTop w:val="0"/>
              <w:marBottom w:val="0"/>
              <w:divBdr>
                <w:top w:val="none" w:sz="0" w:space="0" w:color="auto"/>
                <w:left w:val="none" w:sz="0" w:space="0" w:color="auto"/>
                <w:bottom w:val="none" w:sz="0" w:space="0" w:color="auto"/>
                <w:right w:val="none" w:sz="0" w:space="0" w:color="auto"/>
              </w:divBdr>
            </w:div>
          </w:divsChild>
        </w:div>
        <w:div w:id="1827746211">
          <w:marLeft w:val="0"/>
          <w:marRight w:val="0"/>
          <w:marTop w:val="0"/>
          <w:marBottom w:val="0"/>
          <w:divBdr>
            <w:top w:val="none" w:sz="0" w:space="0" w:color="auto"/>
            <w:left w:val="none" w:sz="0" w:space="0" w:color="auto"/>
            <w:bottom w:val="none" w:sz="0" w:space="0" w:color="auto"/>
            <w:right w:val="none" w:sz="0" w:space="0" w:color="auto"/>
          </w:divBdr>
        </w:div>
        <w:div w:id="827287624">
          <w:marLeft w:val="0"/>
          <w:marRight w:val="0"/>
          <w:marTop w:val="0"/>
          <w:marBottom w:val="150"/>
          <w:divBdr>
            <w:top w:val="none" w:sz="0" w:space="0" w:color="auto"/>
            <w:left w:val="none" w:sz="0" w:space="0" w:color="auto"/>
            <w:bottom w:val="none" w:sz="0" w:space="0" w:color="auto"/>
            <w:right w:val="none" w:sz="0" w:space="0" w:color="auto"/>
          </w:divBdr>
          <w:divsChild>
            <w:div w:id="1222012059">
              <w:marLeft w:val="0"/>
              <w:marRight w:val="210"/>
              <w:marTop w:val="0"/>
              <w:marBottom w:val="0"/>
              <w:divBdr>
                <w:top w:val="none" w:sz="0" w:space="0" w:color="auto"/>
                <w:left w:val="none" w:sz="0" w:space="0" w:color="auto"/>
                <w:bottom w:val="none" w:sz="0" w:space="0" w:color="auto"/>
                <w:right w:val="none" w:sz="0" w:space="0" w:color="auto"/>
              </w:divBdr>
            </w:div>
            <w:div w:id="715080053">
              <w:marLeft w:val="0"/>
              <w:marRight w:val="0"/>
              <w:marTop w:val="0"/>
              <w:marBottom w:val="0"/>
              <w:divBdr>
                <w:top w:val="none" w:sz="0" w:space="0" w:color="auto"/>
                <w:left w:val="none" w:sz="0" w:space="0" w:color="auto"/>
                <w:bottom w:val="none" w:sz="0" w:space="0" w:color="auto"/>
                <w:right w:val="none" w:sz="0" w:space="0" w:color="auto"/>
              </w:divBdr>
            </w:div>
          </w:divsChild>
        </w:div>
        <w:div w:id="873688055">
          <w:marLeft w:val="0"/>
          <w:marRight w:val="0"/>
          <w:marTop w:val="0"/>
          <w:marBottom w:val="0"/>
          <w:divBdr>
            <w:top w:val="none" w:sz="0" w:space="0" w:color="auto"/>
            <w:left w:val="none" w:sz="0" w:space="0" w:color="auto"/>
            <w:bottom w:val="none" w:sz="0" w:space="0" w:color="auto"/>
            <w:right w:val="none" w:sz="0" w:space="0" w:color="auto"/>
          </w:divBdr>
        </w:div>
        <w:div w:id="207843985">
          <w:marLeft w:val="0"/>
          <w:marRight w:val="0"/>
          <w:marTop w:val="0"/>
          <w:marBottom w:val="150"/>
          <w:divBdr>
            <w:top w:val="none" w:sz="0" w:space="0" w:color="auto"/>
            <w:left w:val="none" w:sz="0" w:space="0" w:color="auto"/>
            <w:bottom w:val="none" w:sz="0" w:space="0" w:color="auto"/>
            <w:right w:val="none" w:sz="0" w:space="0" w:color="auto"/>
          </w:divBdr>
          <w:divsChild>
            <w:div w:id="2134513253">
              <w:marLeft w:val="0"/>
              <w:marRight w:val="210"/>
              <w:marTop w:val="0"/>
              <w:marBottom w:val="0"/>
              <w:divBdr>
                <w:top w:val="none" w:sz="0" w:space="0" w:color="auto"/>
                <w:left w:val="none" w:sz="0" w:space="0" w:color="auto"/>
                <w:bottom w:val="none" w:sz="0" w:space="0" w:color="auto"/>
                <w:right w:val="none" w:sz="0" w:space="0" w:color="auto"/>
              </w:divBdr>
            </w:div>
            <w:div w:id="746610221">
              <w:marLeft w:val="0"/>
              <w:marRight w:val="0"/>
              <w:marTop w:val="0"/>
              <w:marBottom w:val="0"/>
              <w:divBdr>
                <w:top w:val="none" w:sz="0" w:space="0" w:color="auto"/>
                <w:left w:val="none" w:sz="0" w:space="0" w:color="auto"/>
                <w:bottom w:val="none" w:sz="0" w:space="0" w:color="auto"/>
                <w:right w:val="none" w:sz="0" w:space="0" w:color="auto"/>
              </w:divBdr>
            </w:div>
          </w:divsChild>
        </w:div>
        <w:div w:id="1544705330">
          <w:marLeft w:val="0"/>
          <w:marRight w:val="0"/>
          <w:marTop w:val="0"/>
          <w:marBottom w:val="0"/>
          <w:divBdr>
            <w:top w:val="none" w:sz="0" w:space="0" w:color="auto"/>
            <w:left w:val="none" w:sz="0" w:space="0" w:color="auto"/>
            <w:bottom w:val="none" w:sz="0" w:space="0" w:color="auto"/>
            <w:right w:val="none" w:sz="0" w:space="0" w:color="auto"/>
          </w:divBdr>
        </w:div>
        <w:div w:id="1125851925">
          <w:marLeft w:val="0"/>
          <w:marRight w:val="0"/>
          <w:marTop w:val="0"/>
          <w:marBottom w:val="150"/>
          <w:divBdr>
            <w:top w:val="none" w:sz="0" w:space="0" w:color="auto"/>
            <w:left w:val="none" w:sz="0" w:space="0" w:color="auto"/>
            <w:bottom w:val="none" w:sz="0" w:space="0" w:color="auto"/>
            <w:right w:val="none" w:sz="0" w:space="0" w:color="auto"/>
          </w:divBdr>
          <w:divsChild>
            <w:div w:id="2081950053">
              <w:marLeft w:val="0"/>
              <w:marRight w:val="210"/>
              <w:marTop w:val="0"/>
              <w:marBottom w:val="0"/>
              <w:divBdr>
                <w:top w:val="none" w:sz="0" w:space="0" w:color="auto"/>
                <w:left w:val="none" w:sz="0" w:space="0" w:color="auto"/>
                <w:bottom w:val="none" w:sz="0" w:space="0" w:color="auto"/>
                <w:right w:val="none" w:sz="0" w:space="0" w:color="auto"/>
              </w:divBdr>
            </w:div>
            <w:div w:id="2014333468">
              <w:marLeft w:val="0"/>
              <w:marRight w:val="0"/>
              <w:marTop w:val="0"/>
              <w:marBottom w:val="0"/>
              <w:divBdr>
                <w:top w:val="none" w:sz="0" w:space="0" w:color="auto"/>
                <w:left w:val="none" w:sz="0" w:space="0" w:color="auto"/>
                <w:bottom w:val="none" w:sz="0" w:space="0" w:color="auto"/>
                <w:right w:val="none" w:sz="0" w:space="0" w:color="auto"/>
              </w:divBdr>
            </w:div>
          </w:divsChild>
        </w:div>
        <w:div w:id="1764640397">
          <w:marLeft w:val="0"/>
          <w:marRight w:val="0"/>
          <w:marTop w:val="0"/>
          <w:marBottom w:val="0"/>
          <w:divBdr>
            <w:top w:val="none" w:sz="0" w:space="0" w:color="auto"/>
            <w:left w:val="none" w:sz="0" w:space="0" w:color="auto"/>
            <w:bottom w:val="none" w:sz="0" w:space="0" w:color="auto"/>
            <w:right w:val="none" w:sz="0" w:space="0" w:color="auto"/>
          </w:divBdr>
        </w:div>
        <w:div w:id="1764455166">
          <w:marLeft w:val="0"/>
          <w:marRight w:val="0"/>
          <w:marTop w:val="0"/>
          <w:marBottom w:val="150"/>
          <w:divBdr>
            <w:top w:val="none" w:sz="0" w:space="0" w:color="auto"/>
            <w:left w:val="none" w:sz="0" w:space="0" w:color="auto"/>
            <w:bottom w:val="none" w:sz="0" w:space="0" w:color="auto"/>
            <w:right w:val="none" w:sz="0" w:space="0" w:color="auto"/>
          </w:divBdr>
          <w:divsChild>
            <w:div w:id="540168072">
              <w:marLeft w:val="0"/>
              <w:marRight w:val="210"/>
              <w:marTop w:val="0"/>
              <w:marBottom w:val="0"/>
              <w:divBdr>
                <w:top w:val="none" w:sz="0" w:space="0" w:color="auto"/>
                <w:left w:val="none" w:sz="0" w:space="0" w:color="auto"/>
                <w:bottom w:val="none" w:sz="0" w:space="0" w:color="auto"/>
                <w:right w:val="none" w:sz="0" w:space="0" w:color="auto"/>
              </w:divBdr>
            </w:div>
            <w:div w:id="909923934">
              <w:marLeft w:val="0"/>
              <w:marRight w:val="0"/>
              <w:marTop w:val="0"/>
              <w:marBottom w:val="0"/>
              <w:divBdr>
                <w:top w:val="none" w:sz="0" w:space="0" w:color="auto"/>
                <w:left w:val="none" w:sz="0" w:space="0" w:color="auto"/>
                <w:bottom w:val="none" w:sz="0" w:space="0" w:color="auto"/>
                <w:right w:val="none" w:sz="0" w:space="0" w:color="auto"/>
              </w:divBdr>
            </w:div>
          </w:divsChild>
        </w:div>
        <w:div w:id="750782111">
          <w:marLeft w:val="0"/>
          <w:marRight w:val="0"/>
          <w:marTop w:val="0"/>
          <w:marBottom w:val="0"/>
          <w:divBdr>
            <w:top w:val="none" w:sz="0" w:space="0" w:color="auto"/>
            <w:left w:val="none" w:sz="0" w:space="0" w:color="auto"/>
            <w:bottom w:val="none" w:sz="0" w:space="0" w:color="auto"/>
            <w:right w:val="none" w:sz="0" w:space="0" w:color="auto"/>
          </w:divBdr>
        </w:div>
        <w:div w:id="1586067830">
          <w:marLeft w:val="0"/>
          <w:marRight w:val="0"/>
          <w:marTop w:val="0"/>
          <w:marBottom w:val="150"/>
          <w:divBdr>
            <w:top w:val="none" w:sz="0" w:space="0" w:color="auto"/>
            <w:left w:val="none" w:sz="0" w:space="0" w:color="auto"/>
            <w:bottom w:val="none" w:sz="0" w:space="0" w:color="auto"/>
            <w:right w:val="none" w:sz="0" w:space="0" w:color="auto"/>
          </w:divBdr>
          <w:divsChild>
            <w:div w:id="282425548">
              <w:marLeft w:val="0"/>
              <w:marRight w:val="210"/>
              <w:marTop w:val="0"/>
              <w:marBottom w:val="0"/>
              <w:divBdr>
                <w:top w:val="none" w:sz="0" w:space="0" w:color="auto"/>
                <w:left w:val="none" w:sz="0" w:space="0" w:color="auto"/>
                <w:bottom w:val="none" w:sz="0" w:space="0" w:color="auto"/>
                <w:right w:val="none" w:sz="0" w:space="0" w:color="auto"/>
              </w:divBdr>
            </w:div>
            <w:div w:id="1526599707">
              <w:marLeft w:val="0"/>
              <w:marRight w:val="0"/>
              <w:marTop w:val="0"/>
              <w:marBottom w:val="0"/>
              <w:divBdr>
                <w:top w:val="none" w:sz="0" w:space="0" w:color="auto"/>
                <w:left w:val="none" w:sz="0" w:space="0" w:color="auto"/>
                <w:bottom w:val="none" w:sz="0" w:space="0" w:color="auto"/>
                <w:right w:val="none" w:sz="0" w:space="0" w:color="auto"/>
              </w:divBdr>
            </w:div>
          </w:divsChild>
        </w:div>
        <w:div w:id="1262955616">
          <w:marLeft w:val="0"/>
          <w:marRight w:val="0"/>
          <w:marTop w:val="0"/>
          <w:marBottom w:val="0"/>
          <w:divBdr>
            <w:top w:val="none" w:sz="0" w:space="0" w:color="auto"/>
            <w:left w:val="none" w:sz="0" w:space="0" w:color="auto"/>
            <w:bottom w:val="none" w:sz="0" w:space="0" w:color="auto"/>
            <w:right w:val="none" w:sz="0" w:space="0" w:color="auto"/>
          </w:divBdr>
        </w:div>
        <w:div w:id="1263489051">
          <w:marLeft w:val="0"/>
          <w:marRight w:val="0"/>
          <w:marTop w:val="0"/>
          <w:marBottom w:val="150"/>
          <w:divBdr>
            <w:top w:val="none" w:sz="0" w:space="0" w:color="auto"/>
            <w:left w:val="none" w:sz="0" w:space="0" w:color="auto"/>
            <w:bottom w:val="none" w:sz="0" w:space="0" w:color="auto"/>
            <w:right w:val="none" w:sz="0" w:space="0" w:color="auto"/>
          </w:divBdr>
          <w:divsChild>
            <w:div w:id="120198701">
              <w:marLeft w:val="0"/>
              <w:marRight w:val="210"/>
              <w:marTop w:val="0"/>
              <w:marBottom w:val="0"/>
              <w:divBdr>
                <w:top w:val="none" w:sz="0" w:space="0" w:color="auto"/>
                <w:left w:val="none" w:sz="0" w:space="0" w:color="auto"/>
                <w:bottom w:val="none" w:sz="0" w:space="0" w:color="auto"/>
                <w:right w:val="none" w:sz="0" w:space="0" w:color="auto"/>
              </w:divBdr>
            </w:div>
            <w:div w:id="939293063">
              <w:marLeft w:val="0"/>
              <w:marRight w:val="0"/>
              <w:marTop w:val="0"/>
              <w:marBottom w:val="0"/>
              <w:divBdr>
                <w:top w:val="none" w:sz="0" w:space="0" w:color="auto"/>
                <w:left w:val="none" w:sz="0" w:space="0" w:color="auto"/>
                <w:bottom w:val="none" w:sz="0" w:space="0" w:color="auto"/>
                <w:right w:val="none" w:sz="0" w:space="0" w:color="auto"/>
              </w:divBdr>
            </w:div>
          </w:divsChild>
        </w:div>
        <w:div w:id="1176461964">
          <w:marLeft w:val="0"/>
          <w:marRight w:val="0"/>
          <w:marTop w:val="0"/>
          <w:marBottom w:val="0"/>
          <w:divBdr>
            <w:top w:val="none" w:sz="0" w:space="0" w:color="auto"/>
            <w:left w:val="none" w:sz="0" w:space="0" w:color="auto"/>
            <w:bottom w:val="none" w:sz="0" w:space="0" w:color="auto"/>
            <w:right w:val="none" w:sz="0" w:space="0" w:color="auto"/>
          </w:divBdr>
        </w:div>
        <w:div w:id="387337057">
          <w:marLeft w:val="0"/>
          <w:marRight w:val="0"/>
          <w:marTop w:val="0"/>
          <w:marBottom w:val="150"/>
          <w:divBdr>
            <w:top w:val="none" w:sz="0" w:space="0" w:color="auto"/>
            <w:left w:val="none" w:sz="0" w:space="0" w:color="auto"/>
            <w:bottom w:val="none" w:sz="0" w:space="0" w:color="auto"/>
            <w:right w:val="none" w:sz="0" w:space="0" w:color="auto"/>
          </w:divBdr>
          <w:divsChild>
            <w:div w:id="1076703551">
              <w:marLeft w:val="0"/>
              <w:marRight w:val="210"/>
              <w:marTop w:val="0"/>
              <w:marBottom w:val="0"/>
              <w:divBdr>
                <w:top w:val="none" w:sz="0" w:space="0" w:color="auto"/>
                <w:left w:val="none" w:sz="0" w:space="0" w:color="auto"/>
                <w:bottom w:val="none" w:sz="0" w:space="0" w:color="auto"/>
                <w:right w:val="none" w:sz="0" w:space="0" w:color="auto"/>
              </w:divBdr>
            </w:div>
            <w:div w:id="1408725331">
              <w:marLeft w:val="0"/>
              <w:marRight w:val="0"/>
              <w:marTop w:val="0"/>
              <w:marBottom w:val="0"/>
              <w:divBdr>
                <w:top w:val="none" w:sz="0" w:space="0" w:color="auto"/>
                <w:left w:val="none" w:sz="0" w:space="0" w:color="auto"/>
                <w:bottom w:val="none" w:sz="0" w:space="0" w:color="auto"/>
                <w:right w:val="none" w:sz="0" w:space="0" w:color="auto"/>
              </w:divBdr>
            </w:div>
          </w:divsChild>
        </w:div>
        <w:div w:id="1474325937">
          <w:marLeft w:val="0"/>
          <w:marRight w:val="0"/>
          <w:marTop w:val="0"/>
          <w:marBottom w:val="0"/>
          <w:divBdr>
            <w:top w:val="none" w:sz="0" w:space="0" w:color="auto"/>
            <w:left w:val="none" w:sz="0" w:space="0" w:color="auto"/>
            <w:bottom w:val="none" w:sz="0" w:space="0" w:color="auto"/>
            <w:right w:val="none" w:sz="0" w:space="0" w:color="auto"/>
          </w:divBdr>
        </w:div>
        <w:div w:id="217321298">
          <w:marLeft w:val="0"/>
          <w:marRight w:val="0"/>
          <w:marTop w:val="0"/>
          <w:marBottom w:val="150"/>
          <w:divBdr>
            <w:top w:val="none" w:sz="0" w:space="0" w:color="auto"/>
            <w:left w:val="none" w:sz="0" w:space="0" w:color="auto"/>
            <w:bottom w:val="none" w:sz="0" w:space="0" w:color="auto"/>
            <w:right w:val="none" w:sz="0" w:space="0" w:color="auto"/>
          </w:divBdr>
          <w:divsChild>
            <w:div w:id="898246184">
              <w:marLeft w:val="0"/>
              <w:marRight w:val="210"/>
              <w:marTop w:val="0"/>
              <w:marBottom w:val="0"/>
              <w:divBdr>
                <w:top w:val="none" w:sz="0" w:space="0" w:color="auto"/>
                <w:left w:val="none" w:sz="0" w:space="0" w:color="auto"/>
                <w:bottom w:val="none" w:sz="0" w:space="0" w:color="auto"/>
                <w:right w:val="none" w:sz="0" w:space="0" w:color="auto"/>
              </w:divBdr>
            </w:div>
            <w:div w:id="1837913334">
              <w:marLeft w:val="0"/>
              <w:marRight w:val="0"/>
              <w:marTop w:val="0"/>
              <w:marBottom w:val="0"/>
              <w:divBdr>
                <w:top w:val="none" w:sz="0" w:space="0" w:color="auto"/>
                <w:left w:val="none" w:sz="0" w:space="0" w:color="auto"/>
                <w:bottom w:val="none" w:sz="0" w:space="0" w:color="auto"/>
                <w:right w:val="none" w:sz="0" w:space="0" w:color="auto"/>
              </w:divBdr>
            </w:div>
          </w:divsChild>
        </w:div>
        <w:div w:id="1397361590">
          <w:marLeft w:val="0"/>
          <w:marRight w:val="0"/>
          <w:marTop w:val="0"/>
          <w:marBottom w:val="0"/>
          <w:divBdr>
            <w:top w:val="none" w:sz="0" w:space="0" w:color="auto"/>
            <w:left w:val="none" w:sz="0" w:space="0" w:color="auto"/>
            <w:bottom w:val="none" w:sz="0" w:space="0" w:color="auto"/>
            <w:right w:val="none" w:sz="0" w:space="0" w:color="auto"/>
          </w:divBdr>
        </w:div>
        <w:div w:id="1523013854">
          <w:marLeft w:val="0"/>
          <w:marRight w:val="0"/>
          <w:marTop w:val="0"/>
          <w:marBottom w:val="150"/>
          <w:divBdr>
            <w:top w:val="none" w:sz="0" w:space="0" w:color="auto"/>
            <w:left w:val="none" w:sz="0" w:space="0" w:color="auto"/>
            <w:bottom w:val="none" w:sz="0" w:space="0" w:color="auto"/>
            <w:right w:val="none" w:sz="0" w:space="0" w:color="auto"/>
          </w:divBdr>
          <w:divsChild>
            <w:div w:id="1364285756">
              <w:marLeft w:val="0"/>
              <w:marRight w:val="210"/>
              <w:marTop w:val="0"/>
              <w:marBottom w:val="0"/>
              <w:divBdr>
                <w:top w:val="none" w:sz="0" w:space="0" w:color="auto"/>
                <w:left w:val="none" w:sz="0" w:space="0" w:color="auto"/>
                <w:bottom w:val="none" w:sz="0" w:space="0" w:color="auto"/>
                <w:right w:val="none" w:sz="0" w:space="0" w:color="auto"/>
              </w:divBdr>
            </w:div>
            <w:div w:id="1867594792">
              <w:marLeft w:val="0"/>
              <w:marRight w:val="0"/>
              <w:marTop w:val="0"/>
              <w:marBottom w:val="0"/>
              <w:divBdr>
                <w:top w:val="none" w:sz="0" w:space="0" w:color="auto"/>
                <w:left w:val="none" w:sz="0" w:space="0" w:color="auto"/>
                <w:bottom w:val="none" w:sz="0" w:space="0" w:color="auto"/>
                <w:right w:val="none" w:sz="0" w:space="0" w:color="auto"/>
              </w:divBdr>
            </w:div>
          </w:divsChild>
        </w:div>
        <w:div w:id="1875345289">
          <w:marLeft w:val="0"/>
          <w:marRight w:val="0"/>
          <w:marTop w:val="0"/>
          <w:marBottom w:val="0"/>
          <w:divBdr>
            <w:top w:val="none" w:sz="0" w:space="0" w:color="auto"/>
            <w:left w:val="none" w:sz="0" w:space="0" w:color="auto"/>
            <w:bottom w:val="none" w:sz="0" w:space="0" w:color="auto"/>
            <w:right w:val="none" w:sz="0" w:space="0" w:color="auto"/>
          </w:divBdr>
        </w:div>
        <w:div w:id="440876974">
          <w:marLeft w:val="0"/>
          <w:marRight w:val="0"/>
          <w:marTop w:val="0"/>
          <w:marBottom w:val="150"/>
          <w:divBdr>
            <w:top w:val="none" w:sz="0" w:space="0" w:color="auto"/>
            <w:left w:val="none" w:sz="0" w:space="0" w:color="auto"/>
            <w:bottom w:val="none" w:sz="0" w:space="0" w:color="auto"/>
            <w:right w:val="none" w:sz="0" w:space="0" w:color="auto"/>
          </w:divBdr>
          <w:divsChild>
            <w:div w:id="1805002959">
              <w:marLeft w:val="0"/>
              <w:marRight w:val="210"/>
              <w:marTop w:val="0"/>
              <w:marBottom w:val="0"/>
              <w:divBdr>
                <w:top w:val="none" w:sz="0" w:space="0" w:color="auto"/>
                <w:left w:val="none" w:sz="0" w:space="0" w:color="auto"/>
                <w:bottom w:val="none" w:sz="0" w:space="0" w:color="auto"/>
                <w:right w:val="none" w:sz="0" w:space="0" w:color="auto"/>
              </w:divBdr>
            </w:div>
            <w:div w:id="249893630">
              <w:marLeft w:val="0"/>
              <w:marRight w:val="0"/>
              <w:marTop w:val="0"/>
              <w:marBottom w:val="0"/>
              <w:divBdr>
                <w:top w:val="none" w:sz="0" w:space="0" w:color="auto"/>
                <w:left w:val="none" w:sz="0" w:space="0" w:color="auto"/>
                <w:bottom w:val="none" w:sz="0" w:space="0" w:color="auto"/>
                <w:right w:val="none" w:sz="0" w:space="0" w:color="auto"/>
              </w:divBdr>
            </w:div>
          </w:divsChild>
        </w:div>
        <w:div w:id="602957975">
          <w:marLeft w:val="0"/>
          <w:marRight w:val="0"/>
          <w:marTop w:val="0"/>
          <w:marBottom w:val="0"/>
          <w:divBdr>
            <w:top w:val="none" w:sz="0" w:space="0" w:color="auto"/>
            <w:left w:val="none" w:sz="0" w:space="0" w:color="auto"/>
            <w:bottom w:val="none" w:sz="0" w:space="0" w:color="auto"/>
            <w:right w:val="none" w:sz="0" w:space="0" w:color="auto"/>
          </w:divBdr>
        </w:div>
      </w:divsChild>
    </w:div>
    <w:div w:id="546334761">
      <w:bodyDiv w:val="1"/>
      <w:marLeft w:val="0"/>
      <w:marRight w:val="0"/>
      <w:marTop w:val="0"/>
      <w:marBottom w:val="0"/>
      <w:divBdr>
        <w:top w:val="none" w:sz="0" w:space="0" w:color="auto"/>
        <w:left w:val="none" w:sz="0" w:space="0" w:color="auto"/>
        <w:bottom w:val="none" w:sz="0" w:space="0" w:color="auto"/>
        <w:right w:val="none" w:sz="0" w:space="0" w:color="auto"/>
      </w:divBdr>
      <w:divsChild>
        <w:div w:id="198592551">
          <w:marLeft w:val="0"/>
          <w:marRight w:val="0"/>
          <w:marTop w:val="0"/>
          <w:marBottom w:val="0"/>
          <w:divBdr>
            <w:top w:val="none" w:sz="0" w:space="0" w:color="auto"/>
            <w:left w:val="none" w:sz="0" w:space="0" w:color="auto"/>
            <w:bottom w:val="none" w:sz="0" w:space="0" w:color="auto"/>
            <w:right w:val="none" w:sz="0" w:space="0" w:color="auto"/>
          </w:divBdr>
          <w:divsChild>
            <w:div w:id="19177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09471">
      <w:bodyDiv w:val="1"/>
      <w:marLeft w:val="0"/>
      <w:marRight w:val="0"/>
      <w:marTop w:val="0"/>
      <w:marBottom w:val="0"/>
      <w:divBdr>
        <w:top w:val="none" w:sz="0" w:space="0" w:color="auto"/>
        <w:left w:val="none" w:sz="0" w:space="0" w:color="auto"/>
        <w:bottom w:val="none" w:sz="0" w:space="0" w:color="auto"/>
        <w:right w:val="none" w:sz="0" w:space="0" w:color="auto"/>
      </w:divBdr>
    </w:div>
    <w:div w:id="904923207">
      <w:bodyDiv w:val="1"/>
      <w:marLeft w:val="0"/>
      <w:marRight w:val="0"/>
      <w:marTop w:val="0"/>
      <w:marBottom w:val="0"/>
      <w:divBdr>
        <w:top w:val="none" w:sz="0" w:space="0" w:color="auto"/>
        <w:left w:val="none" w:sz="0" w:space="0" w:color="auto"/>
        <w:bottom w:val="none" w:sz="0" w:space="0" w:color="auto"/>
        <w:right w:val="none" w:sz="0" w:space="0" w:color="auto"/>
      </w:divBdr>
    </w:div>
    <w:div w:id="1016539228">
      <w:bodyDiv w:val="1"/>
      <w:marLeft w:val="0"/>
      <w:marRight w:val="0"/>
      <w:marTop w:val="0"/>
      <w:marBottom w:val="0"/>
      <w:divBdr>
        <w:top w:val="none" w:sz="0" w:space="0" w:color="auto"/>
        <w:left w:val="none" w:sz="0" w:space="0" w:color="auto"/>
        <w:bottom w:val="none" w:sz="0" w:space="0" w:color="auto"/>
        <w:right w:val="none" w:sz="0" w:space="0" w:color="auto"/>
      </w:divBdr>
    </w:div>
    <w:div w:id="1331524469">
      <w:bodyDiv w:val="1"/>
      <w:marLeft w:val="0"/>
      <w:marRight w:val="0"/>
      <w:marTop w:val="0"/>
      <w:marBottom w:val="0"/>
      <w:divBdr>
        <w:top w:val="none" w:sz="0" w:space="0" w:color="auto"/>
        <w:left w:val="none" w:sz="0" w:space="0" w:color="auto"/>
        <w:bottom w:val="none" w:sz="0" w:space="0" w:color="auto"/>
        <w:right w:val="none" w:sz="0" w:space="0" w:color="auto"/>
      </w:divBdr>
    </w:div>
    <w:div w:id="1342392909">
      <w:bodyDiv w:val="1"/>
      <w:marLeft w:val="0"/>
      <w:marRight w:val="0"/>
      <w:marTop w:val="0"/>
      <w:marBottom w:val="0"/>
      <w:divBdr>
        <w:top w:val="none" w:sz="0" w:space="0" w:color="auto"/>
        <w:left w:val="none" w:sz="0" w:space="0" w:color="auto"/>
        <w:bottom w:val="none" w:sz="0" w:space="0" w:color="auto"/>
        <w:right w:val="none" w:sz="0" w:space="0" w:color="auto"/>
      </w:divBdr>
    </w:div>
    <w:div w:id="1994017657">
      <w:bodyDiv w:val="1"/>
      <w:marLeft w:val="0"/>
      <w:marRight w:val="0"/>
      <w:marTop w:val="0"/>
      <w:marBottom w:val="0"/>
      <w:divBdr>
        <w:top w:val="none" w:sz="0" w:space="0" w:color="auto"/>
        <w:left w:val="none" w:sz="0" w:space="0" w:color="auto"/>
        <w:bottom w:val="none" w:sz="0" w:space="0" w:color="auto"/>
        <w:right w:val="none" w:sz="0" w:space="0" w:color="auto"/>
      </w:divBdr>
      <w:divsChild>
        <w:div w:id="567761851">
          <w:marLeft w:val="360"/>
          <w:marRight w:val="0"/>
          <w:marTop w:val="200"/>
          <w:marBottom w:val="0"/>
          <w:divBdr>
            <w:top w:val="none" w:sz="0" w:space="0" w:color="auto"/>
            <w:left w:val="none" w:sz="0" w:space="0" w:color="auto"/>
            <w:bottom w:val="none" w:sz="0" w:space="0" w:color="auto"/>
            <w:right w:val="none" w:sz="0" w:space="0" w:color="auto"/>
          </w:divBdr>
        </w:div>
        <w:div w:id="1792506391">
          <w:marLeft w:val="360"/>
          <w:marRight w:val="0"/>
          <w:marTop w:val="200"/>
          <w:marBottom w:val="0"/>
          <w:divBdr>
            <w:top w:val="none" w:sz="0" w:space="0" w:color="auto"/>
            <w:left w:val="none" w:sz="0" w:space="0" w:color="auto"/>
            <w:bottom w:val="none" w:sz="0" w:space="0" w:color="auto"/>
            <w:right w:val="none" w:sz="0" w:space="0" w:color="auto"/>
          </w:divBdr>
        </w:div>
      </w:divsChild>
    </w:div>
    <w:div w:id="2108695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footer" Target="footer1.xm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https://www.data.qld.gov.au/dataset/b518dada-3d2a-4d85-bd2c-febe197863c7/resource/410fb21f-8c5a-43a1-8b57-a74a3329d1d0"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chart" Target="charts/chart2.xml"/><Relationship Id="rId29" Type="http://schemas.openxmlformats.org/officeDocument/2006/relationships/image" Target="media/image7.png"/><Relationship Id="rId11" Type="http://schemas.openxmlformats.org/officeDocument/2006/relationships/comments" Target="comments.xml"/><Relationship Id="rId24" Type="http://schemas.openxmlformats.org/officeDocument/2006/relationships/hyperlink" Target="https://www.abs.gov.au/AUSSTATS/abs@.nsf/DetailsPage/1410.02014-19?OpenDocument"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chart" Target="charts/chart1.xml"/><Relationship Id="rId23" Type="http://schemas.openxmlformats.org/officeDocument/2006/relationships/hyperlink" Target="https://www.abs.gov.au/AUSSTATS/abs@.nsf/DetailsPage/1270.0.55.001July%202016"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ecq.qld.gov.au/elections/election-results" TargetMode="External"/><Relationship Id="rId31" Type="http://schemas.openxmlformats.org/officeDocument/2006/relationships/image" Target="media/image9.png"/><Relationship Id="rId44"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microsoft.com/office/2018/08/relationships/commentsExtensible" Target="commentsExtensible.xml"/><Relationship Id="rId22" Type="http://schemas.openxmlformats.org/officeDocument/2006/relationships/hyperlink" Target="https://www.abs.gov.au/websitedbs/D3310114.nsf/Home/2016%20search%20by%20geography"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microsoft.com/office/2011/relationships/people" Target="people.xml"/><Relationship Id="rId8" Type="http://schemas.openxmlformats.org/officeDocument/2006/relationships/endnotes" Target="endnotes.xml"/><Relationship Id="rId3" Type="http://schemas.openxmlformats.org/officeDocument/2006/relationships/numbering" Target="numbering.xml"/><Relationship Id="rId12" Type="http://schemas.microsoft.com/office/2011/relationships/commentsExtended" Target="commentsExtended.xml"/><Relationship Id="rId17" Type="http://schemas.openxmlformats.org/officeDocument/2006/relationships/chart" Target="charts/chart3.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footer" Target="footer2.xml"/><Relationship Id="rId20" Type="http://schemas.openxmlformats.org/officeDocument/2006/relationships/hyperlink" Target="http://qldspatial.information.qld.gov.au/catalogue/custom/detail.page?fid=%7b079E7EF8-30C5-4C1D-9ABF-3D196713694F%7d"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Satisfaction with Democracy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627972027972028E-2"/>
          <c:y val="0.11889582648701941"/>
          <c:w val="0.88744055944055944"/>
          <c:h val="0.73602769749082053"/>
        </c:manualLayout>
      </c:layout>
      <c:scatterChart>
        <c:scatterStyle val="lineMarker"/>
        <c:varyColors val="0"/>
        <c:ser>
          <c:idx val="0"/>
          <c:order val="0"/>
          <c:tx>
            <c:v>Satisfied with Democracy</c:v>
          </c:tx>
          <c:spPr>
            <a:ln w="19050" cap="rnd">
              <a:solidFill>
                <a:schemeClr val="accent3">
                  <a:lumMod val="75000"/>
                </a:schemeClr>
              </a:solidFill>
              <a:round/>
            </a:ln>
            <a:effectLst/>
          </c:spPr>
          <c:marker>
            <c:symbol val="none"/>
          </c:marker>
          <c:dLbls>
            <c:dLbl>
              <c:idx val="0"/>
              <c:layout>
                <c:manualLayout>
                  <c:x val="-6.7086614173228351E-2"/>
                  <c:y val="-4.6294838145231844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9C01-4678-83DD-EC938F090750}"/>
                </c:ext>
              </c:extLst>
            </c:dLbl>
            <c:dLbl>
              <c:idx val="1"/>
              <c:delete val="1"/>
              <c:extLst>
                <c:ext xmlns:c15="http://schemas.microsoft.com/office/drawing/2012/chart" uri="{CE6537A1-D6FC-4f65-9D91-7224C49458BB}"/>
                <c:ext xmlns:c16="http://schemas.microsoft.com/office/drawing/2014/chart" uri="{C3380CC4-5D6E-409C-BE32-E72D297353CC}">
                  <c16:uniqueId val="{00000001-9C01-4678-83DD-EC938F090750}"/>
                </c:ext>
              </c:extLst>
            </c:dLbl>
            <c:dLbl>
              <c:idx val="2"/>
              <c:layout>
                <c:manualLayout>
                  <c:x val="-0.29077011177798584"/>
                  <c:y val="3.6004150483489893E-2"/>
                </c:manualLayout>
              </c:layout>
              <c:tx>
                <c:rich>
                  <a:bodyPr rot="0" spcFirstLastPara="1" vertOverflow="clip" horzOverflow="clip" vert="horz" wrap="square" lIns="38100" tIns="19050" rIns="38100" bIns="19050" anchor="ctr" anchorCtr="1">
                    <a:spAutoFit/>
                  </a:bodyPr>
                  <a:lstStyle/>
                  <a:p>
                    <a:pPr>
                      <a:defRPr sz="900" b="1" i="0" u="none" strike="noStrike" kern="1200" baseline="0">
                        <a:solidFill>
                          <a:schemeClr val="accent3">
                            <a:lumMod val="75000"/>
                          </a:schemeClr>
                        </a:solidFill>
                        <a:latin typeface="+mn-lt"/>
                        <a:ea typeface="+mn-ea"/>
                        <a:cs typeface="+mn-cs"/>
                      </a:defRPr>
                    </a:pPr>
                    <a:r>
                      <a:rPr lang="en-US" b="1">
                        <a:solidFill>
                          <a:schemeClr val="accent3">
                            <a:lumMod val="75000"/>
                          </a:schemeClr>
                        </a:solidFill>
                      </a:rPr>
                      <a:t>Satisfied</a:t>
                    </a:r>
                  </a:p>
                </c:rich>
              </c:tx>
              <c:spPr>
                <a:noFill/>
                <a:ln>
                  <a:no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accent3">
                          <a:lumMod val="7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gd name="adj1" fmla="val 7917"/>
                        <a:gd name="adj2" fmla="val 24940"/>
                      </a:avLst>
                    </a:prstGeom>
                    <a:noFill/>
                    <a:ln>
                      <a:noFill/>
                    </a:ln>
                  </c15:spPr>
                  <c15:showDataLabelsRange val="0"/>
                </c:ext>
                <c:ext xmlns:c16="http://schemas.microsoft.com/office/drawing/2014/chart" uri="{C3380CC4-5D6E-409C-BE32-E72D297353CC}">
                  <c16:uniqueId val="{00000002-9C01-4678-83DD-EC938F090750}"/>
                </c:ext>
              </c:extLst>
            </c:dLbl>
            <c:dLbl>
              <c:idx val="3"/>
              <c:delete val="1"/>
              <c:extLst>
                <c:ext xmlns:c15="http://schemas.microsoft.com/office/drawing/2012/chart" uri="{CE6537A1-D6FC-4f65-9D91-7224C49458BB}"/>
                <c:ext xmlns:c16="http://schemas.microsoft.com/office/drawing/2014/chart" uri="{C3380CC4-5D6E-409C-BE32-E72D297353CC}">
                  <c16:uniqueId val="{00000003-9C01-4678-83DD-EC938F090750}"/>
                </c:ext>
              </c:extLst>
            </c:dLbl>
            <c:dLbl>
              <c:idx val="4"/>
              <c:delete val="1"/>
              <c:extLst>
                <c:ext xmlns:c15="http://schemas.microsoft.com/office/drawing/2012/chart" uri="{CE6537A1-D6FC-4f65-9D91-7224C49458BB}"/>
                <c:ext xmlns:c16="http://schemas.microsoft.com/office/drawing/2014/chart" uri="{C3380CC4-5D6E-409C-BE32-E72D297353CC}">
                  <c16:uniqueId val="{00000004-9C01-4678-83DD-EC938F090750}"/>
                </c:ext>
              </c:extLst>
            </c:dLbl>
            <c:dLbl>
              <c:idx val="5"/>
              <c:delete val="1"/>
              <c:extLst>
                <c:ext xmlns:c15="http://schemas.microsoft.com/office/drawing/2012/chart" uri="{CE6537A1-D6FC-4f65-9D91-7224C49458BB}"/>
                <c:ext xmlns:c16="http://schemas.microsoft.com/office/drawing/2014/chart" uri="{C3380CC4-5D6E-409C-BE32-E72D297353CC}">
                  <c16:uniqueId val="{00000005-9C01-4678-83DD-EC938F090750}"/>
                </c:ext>
              </c:extLst>
            </c:dLbl>
            <c:dLbl>
              <c:idx val="6"/>
              <c:delete val="1"/>
              <c:extLst>
                <c:ext xmlns:c15="http://schemas.microsoft.com/office/drawing/2012/chart" uri="{CE6537A1-D6FC-4f65-9D91-7224C49458BB}"/>
                <c:ext xmlns:c16="http://schemas.microsoft.com/office/drawing/2014/chart" uri="{C3380CC4-5D6E-409C-BE32-E72D297353CC}">
                  <c16:uniqueId val="{00000006-9C01-4678-83DD-EC938F090750}"/>
                </c:ext>
              </c:extLst>
            </c:dLbl>
            <c:dLbl>
              <c:idx val="7"/>
              <c:delete val="1"/>
              <c:extLst>
                <c:ext xmlns:c15="http://schemas.microsoft.com/office/drawing/2012/chart" uri="{CE6537A1-D6FC-4f65-9D91-7224C49458BB}"/>
                <c:ext xmlns:c16="http://schemas.microsoft.com/office/drawing/2014/chart" uri="{C3380CC4-5D6E-409C-BE32-E72D297353CC}">
                  <c16:uniqueId val="{00000007-9C01-4678-83DD-EC938F090750}"/>
                </c:ext>
              </c:extLst>
            </c:dLbl>
            <c:dLbl>
              <c:idx val="8"/>
              <c:delete val="1"/>
              <c:extLst>
                <c:ext xmlns:c15="http://schemas.microsoft.com/office/drawing/2012/chart" uri="{CE6537A1-D6FC-4f65-9D91-7224C49458BB}"/>
                <c:ext xmlns:c16="http://schemas.microsoft.com/office/drawing/2014/chart" uri="{C3380CC4-5D6E-409C-BE32-E72D297353CC}">
                  <c16:uniqueId val="{00000008-9C01-4678-83DD-EC938F090750}"/>
                </c:ext>
              </c:extLst>
            </c:dLbl>
            <c:dLbl>
              <c:idx val="9"/>
              <c:delete val="1"/>
              <c:extLst>
                <c:ext xmlns:c15="http://schemas.microsoft.com/office/drawing/2012/chart" uri="{CE6537A1-D6FC-4f65-9D91-7224C49458BB}"/>
                <c:ext xmlns:c16="http://schemas.microsoft.com/office/drawing/2014/chart" uri="{C3380CC4-5D6E-409C-BE32-E72D297353CC}">
                  <c16:uniqueId val="{00000009-9C01-4678-83DD-EC938F09075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Sheet1!$A$1:$A$11</c:f>
              <c:numCache>
                <c:formatCode>General</c:formatCode>
                <c:ptCount val="11"/>
                <c:pt idx="0">
                  <c:v>1969</c:v>
                </c:pt>
                <c:pt idx="1">
                  <c:v>1979</c:v>
                </c:pt>
                <c:pt idx="2">
                  <c:v>1996</c:v>
                </c:pt>
                <c:pt idx="3">
                  <c:v>1998</c:v>
                </c:pt>
                <c:pt idx="4">
                  <c:v>2001</c:v>
                </c:pt>
                <c:pt idx="5">
                  <c:v>2004</c:v>
                </c:pt>
                <c:pt idx="6">
                  <c:v>2007</c:v>
                </c:pt>
                <c:pt idx="7">
                  <c:v>2010</c:v>
                </c:pt>
                <c:pt idx="8">
                  <c:v>2013</c:v>
                </c:pt>
                <c:pt idx="9">
                  <c:v>2016</c:v>
                </c:pt>
                <c:pt idx="10">
                  <c:v>2019</c:v>
                </c:pt>
              </c:numCache>
            </c:numRef>
          </c:xVal>
          <c:yVal>
            <c:numRef>
              <c:f>Sheet1!$B$1:$B$11</c:f>
              <c:numCache>
                <c:formatCode>0%</c:formatCode>
                <c:ptCount val="11"/>
                <c:pt idx="0">
                  <c:v>0.77</c:v>
                </c:pt>
                <c:pt idx="1">
                  <c:v>0.56000000000000005</c:v>
                </c:pt>
                <c:pt idx="2">
                  <c:v>0.78</c:v>
                </c:pt>
                <c:pt idx="3">
                  <c:v>0.71</c:v>
                </c:pt>
                <c:pt idx="4">
                  <c:v>0.74</c:v>
                </c:pt>
                <c:pt idx="5">
                  <c:v>0.82</c:v>
                </c:pt>
                <c:pt idx="6">
                  <c:v>0.86</c:v>
                </c:pt>
                <c:pt idx="7">
                  <c:v>0.72</c:v>
                </c:pt>
                <c:pt idx="8">
                  <c:v>0.72</c:v>
                </c:pt>
                <c:pt idx="9">
                  <c:v>0.6</c:v>
                </c:pt>
                <c:pt idx="10">
                  <c:v>0.59</c:v>
                </c:pt>
              </c:numCache>
            </c:numRef>
          </c:yVal>
          <c:smooth val="0"/>
          <c:extLst>
            <c:ext xmlns:c16="http://schemas.microsoft.com/office/drawing/2014/chart" uri="{C3380CC4-5D6E-409C-BE32-E72D297353CC}">
              <c16:uniqueId val="{0000000A-9C01-4678-83DD-EC938F090750}"/>
            </c:ext>
          </c:extLst>
        </c:ser>
        <c:ser>
          <c:idx val="1"/>
          <c:order val="1"/>
          <c:tx>
            <c:v>Not Satisfied with Democracy</c:v>
          </c:tx>
          <c:spPr>
            <a:ln w="19050" cap="rnd">
              <a:solidFill>
                <a:schemeClr val="accent1">
                  <a:lumMod val="60000"/>
                  <a:lumOff val="40000"/>
                </a:schemeClr>
              </a:solidFill>
              <a:round/>
            </a:ln>
            <a:effectLst/>
          </c:spPr>
          <c:marker>
            <c:symbol val="none"/>
          </c:marker>
          <c:dLbls>
            <c:dLbl>
              <c:idx val="0"/>
              <c:layout>
                <c:manualLayout>
                  <c:x val="-6.7132867132867147E-2"/>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9C01-4678-83DD-EC938F090750}"/>
                </c:ext>
              </c:extLst>
            </c:dLbl>
            <c:dLbl>
              <c:idx val="2"/>
              <c:layout>
                <c:manualLayout>
                  <c:x val="-0.32167832167832172"/>
                  <c:y val="-4.6007229707525465E-2"/>
                </c:manualLayout>
              </c:layout>
              <c:tx>
                <c:rich>
                  <a:bodyPr rot="0" spcFirstLastPara="1" vertOverflow="clip" horzOverflow="clip" vert="horz" wrap="square" lIns="38100" tIns="19050" rIns="38100" bIns="19050" anchor="ctr" anchorCtr="1">
                    <a:spAutoFit/>
                  </a:bodyPr>
                  <a:lstStyle/>
                  <a:p>
                    <a:pPr>
                      <a:defRPr sz="900" b="1" i="0" u="none" strike="noStrike" kern="1200" baseline="0">
                        <a:solidFill>
                          <a:schemeClr val="accent1">
                            <a:lumMod val="60000"/>
                            <a:lumOff val="40000"/>
                          </a:schemeClr>
                        </a:solidFill>
                        <a:latin typeface="+mn-lt"/>
                        <a:ea typeface="+mn-ea"/>
                        <a:cs typeface="+mn-cs"/>
                      </a:defRPr>
                    </a:pPr>
                    <a:r>
                      <a:rPr lang="en-US" b="1">
                        <a:solidFill>
                          <a:schemeClr val="accent1">
                            <a:lumMod val="60000"/>
                            <a:lumOff val="40000"/>
                          </a:schemeClr>
                        </a:solidFill>
                      </a:rPr>
                      <a:t>Not</a:t>
                    </a:r>
                    <a:r>
                      <a:rPr lang="en-US" b="1" baseline="0">
                        <a:solidFill>
                          <a:schemeClr val="accent1">
                            <a:lumMod val="60000"/>
                            <a:lumOff val="40000"/>
                          </a:schemeClr>
                        </a:solidFill>
                      </a:rPr>
                      <a:t> Satisfied</a:t>
                    </a:r>
                    <a:endParaRPr lang="en-US" b="1">
                      <a:solidFill>
                        <a:schemeClr val="accent1">
                          <a:lumMod val="60000"/>
                          <a:lumOff val="40000"/>
                        </a:schemeClr>
                      </a:solidFill>
                    </a:endParaRPr>
                  </a:p>
                </c:rich>
              </c:tx>
              <c:spPr>
                <a:noFill/>
                <a:ln>
                  <a:no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accent1">
                          <a:lumMod val="60000"/>
                          <a:lumOff val="40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gd name="adj1" fmla="val 5184"/>
                        <a:gd name="adj2" fmla="val 15900"/>
                      </a:avLst>
                    </a:prstGeom>
                    <a:noFill/>
                    <a:ln>
                      <a:noFill/>
                    </a:ln>
                  </c15:spPr>
                  <c15:showDataLabelsRange val="0"/>
                </c:ext>
                <c:ext xmlns:c16="http://schemas.microsoft.com/office/drawing/2014/chart" uri="{C3380CC4-5D6E-409C-BE32-E72D297353CC}">
                  <c16:uniqueId val="{0000000C-9C01-4678-83DD-EC938F090750}"/>
                </c:ext>
              </c:extLst>
            </c:dLbl>
            <c:dLbl>
              <c:idx val="10"/>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9C01-4678-83DD-EC938F09075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xVal>
            <c:numRef>
              <c:f>Sheet1!$A$1:$A$11</c:f>
              <c:numCache>
                <c:formatCode>General</c:formatCode>
                <c:ptCount val="11"/>
                <c:pt idx="0">
                  <c:v>1969</c:v>
                </c:pt>
                <c:pt idx="1">
                  <c:v>1979</c:v>
                </c:pt>
                <c:pt idx="2">
                  <c:v>1996</c:v>
                </c:pt>
                <c:pt idx="3">
                  <c:v>1998</c:v>
                </c:pt>
                <c:pt idx="4">
                  <c:v>2001</c:v>
                </c:pt>
                <c:pt idx="5">
                  <c:v>2004</c:v>
                </c:pt>
                <c:pt idx="6">
                  <c:v>2007</c:v>
                </c:pt>
                <c:pt idx="7">
                  <c:v>2010</c:v>
                </c:pt>
                <c:pt idx="8">
                  <c:v>2013</c:v>
                </c:pt>
                <c:pt idx="9">
                  <c:v>2016</c:v>
                </c:pt>
                <c:pt idx="10">
                  <c:v>2019</c:v>
                </c:pt>
              </c:numCache>
            </c:numRef>
          </c:xVal>
          <c:yVal>
            <c:numRef>
              <c:f>Sheet1!$C$1:$C$11</c:f>
              <c:numCache>
                <c:formatCode>0%</c:formatCode>
                <c:ptCount val="11"/>
                <c:pt idx="0">
                  <c:v>0.23</c:v>
                </c:pt>
                <c:pt idx="1">
                  <c:v>0.45</c:v>
                </c:pt>
                <c:pt idx="2">
                  <c:v>0.22</c:v>
                </c:pt>
                <c:pt idx="3">
                  <c:v>0.28999999999999998</c:v>
                </c:pt>
                <c:pt idx="4">
                  <c:v>0.26</c:v>
                </c:pt>
                <c:pt idx="5">
                  <c:v>0.18</c:v>
                </c:pt>
                <c:pt idx="6">
                  <c:v>0.14000000000000001</c:v>
                </c:pt>
                <c:pt idx="7">
                  <c:v>0.28999999999999998</c:v>
                </c:pt>
                <c:pt idx="8">
                  <c:v>0.28000000000000003</c:v>
                </c:pt>
                <c:pt idx="9">
                  <c:v>0.4</c:v>
                </c:pt>
                <c:pt idx="10">
                  <c:v>0.41</c:v>
                </c:pt>
              </c:numCache>
            </c:numRef>
          </c:yVal>
          <c:smooth val="0"/>
          <c:extLst>
            <c:ext xmlns:c16="http://schemas.microsoft.com/office/drawing/2014/chart" uri="{C3380CC4-5D6E-409C-BE32-E72D297353CC}">
              <c16:uniqueId val="{0000000E-9C01-4678-83DD-EC938F090750}"/>
            </c:ext>
          </c:extLst>
        </c:ser>
        <c:dLbls>
          <c:showLegendKey val="0"/>
          <c:showVal val="0"/>
          <c:showCatName val="0"/>
          <c:showSerName val="0"/>
          <c:showPercent val="0"/>
          <c:showBubbleSize val="0"/>
        </c:dLbls>
        <c:axId val="509754160"/>
        <c:axId val="509757296"/>
      </c:scatterChart>
      <c:valAx>
        <c:axId val="509754160"/>
        <c:scaling>
          <c:orientation val="minMax"/>
          <c:max val="2019"/>
          <c:min val="1969"/>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757296"/>
        <c:crosses val="autoZero"/>
        <c:crossBetween val="midCat"/>
      </c:valAx>
      <c:valAx>
        <c:axId val="509757296"/>
        <c:scaling>
          <c:orientation val="minMax"/>
        </c:scaling>
        <c:delete val="1"/>
        <c:axPos val="l"/>
        <c:numFmt formatCode="0%" sourceLinked="1"/>
        <c:majorTickMark val="none"/>
        <c:minorTickMark val="none"/>
        <c:tickLblPos val="nextTo"/>
        <c:crossAx val="509754160"/>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Trust</a:t>
            </a:r>
            <a:r>
              <a:rPr lang="en-AU" baseline="0"/>
              <a:t> in Government</a:t>
            </a:r>
            <a:endParaRPr lang="en-AU"/>
          </a:p>
        </c:rich>
      </c:tx>
      <c:layout>
        <c:manualLayout>
          <c:xMode val="edge"/>
          <c:yMode val="edge"/>
          <c:x val="0.33957337151037936"/>
          <c:y val="2.222222222222222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627972027972028E-2"/>
          <c:y val="6.7166666666666666E-2"/>
          <c:w val="0.88744055944055944"/>
          <c:h val="0.80645669291338584"/>
        </c:manualLayout>
      </c:layout>
      <c:scatterChart>
        <c:scatterStyle val="lineMarker"/>
        <c:varyColors val="0"/>
        <c:ser>
          <c:idx val="0"/>
          <c:order val="0"/>
          <c:tx>
            <c:v>People in Government Look After Themselves</c:v>
          </c:tx>
          <c:spPr>
            <a:ln w="19050" cap="rnd">
              <a:solidFill>
                <a:schemeClr val="accent3">
                  <a:lumMod val="75000"/>
                </a:schemeClr>
              </a:solidFill>
              <a:round/>
            </a:ln>
            <a:effectLst/>
          </c:spPr>
          <c:marker>
            <c:symbol val="none"/>
          </c:marker>
          <c:dLbls>
            <c:dLbl>
              <c:idx val="0"/>
              <c:layout>
                <c:manualLayout>
                  <c:x val="-6.9930069930069935E-2"/>
                  <c:y val="3.333333333333333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6DD0-4FEC-AD44-AE59CB9F6553}"/>
                </c:ext>
              </c:extLst>
            </c:dLbl>
            <c:dLbl>
              <c:idx val="2"/>
              <c:layout>
                <c:manualLayout>
                  <c:x val="-0.41678321678321678"/>
                  <c:y val="8.6805555555555552E-2"/>
                </c:manualLayout>
              </c:layout>
              <c:tx>
                <c:rich>
                  <a:bodyPr rot="0" spcFirstLastPara="1" vertOverflow="clip" horzOverflow="clip" vert="horz" wrap="square" lIns="38100" tIns="19050" rIns="38100" bIns="19050" anchor="ctr" anchorCtr="1">
                    <a:noAutofit/>
                  </a:bodyPr>
                  <a:lstStyle/>
                  <a:p>
                    <a:pPr>
                      <a:defRPr sz="900" b="1" i="0" u="none" strike="noStrike" kern="1200" baseline="0">
                        <a:solidFill>
                          <a:schemeClr val="accent3">
                            <a:lumMod val="75000"/>
                          </a:schemeClr>
                        </a:solidFill>
                        <a:latin typeface="+mn-lt"/>
                        <a:ea typeface="+mn-ea"/>
                        <a:cs typeface="+mn-cs"/>
                      </a:defRPr>
                    </a:pPr>
                    <a:r>
                      <a:rPr lang="en-US" b="1">
                        <a:solidFill>
                          <a:schemeClr val="accent3">
                            <a:lumMod val="75000"/>
                          </a:schemeClr>
                        </a:solidFill>
                      </a:rPr>
                      <a:t>People</a:t>
                    </a:r>
                    <a:r>
                      <a:rPr lang="en-US" b="1" baseline="0">
                        <a:solidFill>
                          <a:schemeClr val="accent3">
                            <a:lumMod val="75000"/>
                          </a:schemeClr>
                        </a:solidFill>
                      </a:rPr>
                      <a:t> in Government Look </a:t>
                    </a:r>
                  </a:p>
                  <a:p>
                    <a:pPr>
                      <a:defRPr b="1">
                        <a:solidFill>
                          <a:schemeClr val="accent3">
                            <a:lumMod val="75000"/>
                          </a:schemeClr>
                        </a:solidFill>
                      </a:defRPr>
                    </a:pPr>
                    <a:r>
                      <a:rPr lang="en-US" b="1" baseline="0">
                        <a:solidFill>
                          <a:schemeClr val="accent3">
                            <a:lumMod val="75000"/>
                          </a:schemeClr>
                        </a:solidFill>
                      </a:rPr>
                      <a:t>After Themselves</a:t>
                    </a:r>
                    <a:endParaRPr lang="en-US" b="1">
                      <a:solidFill>
                        <a:schemeClr val="accent3">
                          <a:lumMod val="75000"/>
                        </a:schemeClr>
                      </a:solidFill>
                    </a:endParaRPr>
                  </a:p>
                </c:rich>
              </c:tx>
              <c:spPr>
                <a:noFill/>
                <a:ln>
                  <a:noFill/>
                </a:ln>
                <a:effectLst/>
              </c:spPr>
              <c:txPr>
                <a:bodyPr rot="0" spcFirstLastPara="1" vertOverflow="clip" horzOverflow="clip" vert="horz" wrap="square" lIns="38100" tIns="19050" rIns="38100" bIns="19050" anchor="ctr" anchorCtr="1">
                  <a:noAutofit/>
                </a:bodyPr>
                <a:lstStyle/>
                <a:p>
                  <a:pPr>
                    <a:defRPr sz="900" b="1" i="0" u="none" strike="noStrike" kern="1200" baseline="0">
                      <a:solidFill>
                        <a:schemeClr val="accent3">
                          <a:lumMod val="7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50236418699410823"/>
                      <c:h val="0.17637795275590551"/>
                    </c:manualLayout>
                  </c15:layout>
                  <c15:showDataLabelsRange val="0"/>
                </c:ext>
                <c:ext xmlns:c16="http://schemas.microsoft.com/office/drawing/2014/chart" uri="{C3380CC4-5D6E-409C-BE32-E72D297353CC}">
                  <c16:uniqueId val="{00000001-6DD0-4FEC-AD44-AE59CB9F6553}"/>
                </c:ext>
              </c:extLst>
            </c:dLbl>
            <c:dLbl>
              <c:idx val="11"/>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6DD0-4FEC-AD44-AE59CB9F655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xVal>
            <c:numRef>
              <c:f>Sheet1!$A$13:$A$24</c:f>
              <c:numCache>
                <c:formatCode>General</c:formatCode>
                <c:ptCount val="12"/>
                <c:pt idx="0">
                  <c:v>1969</c:v>
                </c:pt>
                <c:pt idx="1">
                  <c:v>1979</c:v>
                </c:pt>
                <c:pt idx="2">
                  <c:v>1993</c:v>
                </c:pt>
                <c:pt idx="3">
                  <c:v>1996</c:v>
                </c:pt>
                <c:pt idx="4">
                  <c:v>1998</c:v>
                </c:pt>
                <c:pt idx="5">
                  <c:v>2001</c:v>
                </c:pt>
                <c:pt idx="6">
                  <c:v>2004</c:v>
                </c:pt>
                <c:pt idx="7">
                  <c:v>2007</c:v>
                </c:pt>
                <c:pt idx="8">
                  <c:v>2010</c:v>
                </c:pt>
                <c:pt idx="9">
                  <c:v>2013</c:v>
                </c:pt>
                <c:pt idx="10">
                  <c:v>2016</c:v>
                </c:pt>
                <c:pt idx="11">
                  <c:v>2019</c:v>
                </c:pt>
              </c:numCache>
            </c:numRef>
          </c:xVal>
          <c:yVal>
            <c:numRef>
              <c:f>Sheet1!$B$13:$B$24</c:f>
              <c:numCache>
                <c:formatCode>0%</c:formatCode>
                <c:ptCount val="12"/>
                <c:pt idx="0">
                  <c:v>0.49</c:v>
                </c:pt>
                <c:pt idx="1">
                  <c:v>0.71</c:v>
                </c:pt>
                <c:pt idx="2">
                  <c:v>0.66</c:v>
                </c:pt>
                <c:pt idx="3">
                  <c:v>0.52</c:v>
                </c:pt>
                <c:pt idx="4">
                  <c:v>0.67</c:v>
                </c:pt>
                <c:pt idx="5">
                  <c:v>0.68</c:v>
                </c:pt>
                <c:pt idx="6">
                  <c:v>0.61</c:v>
                </c:pt>
                <c:pt idx="7">
                  <c:v>0.56999999999999995</c:v>
                </c:pt>
                <c:pt idx="8">
                  <c:v>0.63</c:v>
                </c:pt>
                <c:pt idx="9">
                  <c:v>0.66</c:v>
                </c:pt>
                <c:pt idx="10">
                  <c:v>0.74</c:v>
                </c:pt>
                <c:pt idx="11">
                  <c:v>0.75</c:v>
                </c:pt>
              </c:numCache>
            </c:numRef>
          </c:yVal>
          <c:smooth val="0"/>
          <c:extLst>
            <c:ext xmlns:c16="http://schemas.microsoft.com/office/drawing/2014/chart" uri="{C3380CC4-5D6E-409C-BE32-E72D297353CC}">
              <c16:uniqueId val="{00000003-6DD0-4FEC-AD44-AE59CB9F6553}"/>
            </c:ext>
          </c:extLst>
        </c:ser>
        <c:ser>
          <c:idx val="1"/>
          <c:order val="1"/>
          <c:tx>
            <c:v>People in Government can be Trusted</c:v>
          </c:tx>
          <c:spPr>
            <a:ln w="19050" cap="rnd">
              <a:solidFill>
                <a:schemeClr val="accent1">
                  <a:lumMod val="60000"/>
                  <a:lumOff val="40000"/>
                </a:schemeClr>
              </a:solidFill>
              <a:round/>
            </a:ln>
            <a:effectLst/>
          </c:spPr>
          <c:marker>
            <c:symbol val="none"/>
          </c:marker>
          <c:dLbls>
            <c:dLbl>
              <c:idx val="0"/>
              <c:layout>
                <c:manualLayout>
                  <c:x val="-6.9930069930069949E-2"/>
                  <c:y val="-1.666666666666671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6DD0-4FEC-AD44-AE59CB9F6553}"/>
                </c:ext>
              </c:extLst>
            </c:dLbl>
            <c:dLbl>
              <c:idx val="2"/>
              <c:layout>
                <c:manualLayout>
                  <c:x val="-0.25734265734265732"/>
                  <c:y val="0.12847222222222221"/>
                </c:manualLayout>
              </c:layout>
              <c:tx>
                <c:rich>
                  <a:bodyPr rot="0" spcFirstLastPara="1" vertOverflow="clip" horzOverflow="clip" vert="horz" wrap="square" lIns="38100" tIns="19050" rIns="38100" bIns="19050" anchor="ctr" anchorCtr="1">
                    <a:noAutofit/>
                  </a:bodyPr>
                  <a:lstStyle/>
                  <a:p>
                    <a:pPr>
                      <a:defRPr sz="900" b="1" i="0" u="none" strike="noStrike" kern="1200" baseline="0">
                        <a:solidFill>
                          <a:schemeClr val="accent1">
                            <a:lumMod val="60000"/>
                            <a:lumOff val="40000"/>
                          </a:schemeClr>
                        </a:solidFill>
                        <a:latin typeface="+mn-lt"/>
                        <a:ea typeface="+mn-ea"/>
                        <a:cs typeface="+mn-cs"/>
                      </a:defRPr>
                    </a:pPr>
                    <a:r>
                      <a:rPr lang="en-US" b="1">
                        <a:solidFill>
                          <a:schemeClr val="accent1">
                            <a:lumMod val="60000"/>
                            <a:lumOff val="40000"/>
                          </a:schemeClr>
                        </a:solidFill>
                      </a:rPr>
                      <a:t>People</a:t>
                    </a:r>
                    <a:r>
                      <a:rPr lang="en-US" b="1" baseline="0">
                        <a:solidFill>
                          <a:schemeClr val="accent1">
                            <a:lumMod val="60000"/>
                            <a:lumOff val="40000"/>
                          </a:schemeClr>
                        </a:solidFill>
                      </a:rPr>
                      <a:t> in Government Can Be Trusted</a:t>
                    </a:r>
                    <a:endParaRPr lang="en-US" b="1">
                      <a:solidFill>
                        <a:schemeClr val="accent1">
                          <a:lumMod val="60000"/>
                          <a:lumOff val="40000"/>
                        </a:schemeClr>
                      </a:solidFill>
                    </a:endParaRPr>
                  </a:p>
                </c:rich>
              </c:tx>
              <c:spPr>
                <a:noFill/>
                <a:ln>
                  <a:noFill/>
                </a:ln>
                <a:effectLst/>
              </c:spPr>
              <c:txPr>
                <a:bodyPr rot="0" spcFirstLastPara="1" vertOverflow="clip" horzOverflow="clip" vert="horz" wrap="square" lIns="38100" tIns="19050" rIns="38100" bIns="19050" anchor="ctr" anchorCtr="1">
                  <a:noAutofit/>
                </a:bodyPr>
                <a:lstStyle/>
                <a:p>
                  <a:pPr>
                    <a:defRPr sz="900" b="1" i="0" u="none" strike="noStrike" kern="1200" baseline="0">
                      <a:solidFill>
                        <a:schemeClr val="accent1">
                          <a:lumMod val="60000"/>
                          <a:lumOff val="40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5956742470128297"/>
                      <c:h val="0.1757370953630796"/>
                    </c:manualLayout>
                  </c15:layout>
                  <c15:showDataLabelsRange val="0"/>
                </c:ext>
                <c:ext xmlns:c16="http://schemas.microsoft.com/office/drawing/2014/chart" uri="{C3380CC4-5D6E-409C-BE32-E72D297353CC}">
                  <c16:uniqueId val="{00000005-6DD0-4FEC-AD44-AE59CB9F6553}"/>
                </c:ext>
              </c:extLst>
            </c:dLbl>
            <c:dLbl>
              <c:idx val="11"/>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6DD0-4FEC-AD44-AE59CB9F655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xVal>
            <c:numRef>
              <c:f>Sheet1!$A$13:$A$24</c:f>
              <c:numCache>
                <c:formatCode>General</c:formatCode>
                <c:ptCount val="12"/>
                <c:pt idx="0">
                  <c:v>1969</c:v>
                </c:pt>
                <c:pt idx="1">
                  <c:v>1979</c:v>
                </c:pt>
                <c:pt idx="2">
                  <c:v>1993</c:v>
                </c:pt>
                <c:pt idx="3">
                  <c:v>1996</c:v>
                </c:pt>
                <c:pt idx="4">
                  <c:v>1998</c:v>
                </c:pt>
                <c:pt idx="5">
                  <c:v>2001</c:v>
                </c:pt>
                <c:pt idx="6">
                  <c:v>2004</c:v>
                </c:pt>
                <c:pt idx="7">
                  <c:v>2007</c:v>
                </c:pt>
                <c:pt idx="8">
                  <c:v>2010</c:v>
                </c:pt>
                <c:pt idx="9">
                  <c:v>2013</c:v>
                </c:pt>
                <c:pt idx="10">
                  <c:v>2016</c:v>
                </c:pt>
                <c:pt idx="11">
                  <c:v>2019</c:v>
                </c:pt>
              </c:numCache>
            </c:numRef>
          </c:xVal>
          <c:yVal>
            <c:numRef>
              <c:f>Sheet1!$C$13:$C$24</c:f>
              <c:numCache>
                <c:formatCode>0%</c:formatCode>
                <c:ptCount val="12"/>
                <c:pt idx="0">
                  <c:v>0.51</c:v>
                </c:pt>
                <c:pt idx="1">
                  <c:v>0.28999999999999998</c:v>
                </c:pt>
                <c:pt idx="2">
                  <c:v>0.34</c:v>
                </c:pt>
                <c:pt idx="3">
                  <c:v>0.48</c:v>
                </c:pt>
                <c:pt idx="4">
                  <c:v>0.34</c:v>
                </c:pt>
                <c:pt idx="5">
                  <c:v>0.32</c:v>
                </c:pt>
                <c:pt idx="6">
                  <c:v>0.4</c:v>
                </c:pt>
                <c:pt idx="7">
                  <c:v>0.43</c:v>
                </c:pt>
                <c:pt idx="8">
                  <c:v>0.37</c:v>
                </c:pt>
                <c:pt idx="9">
                  <c:v>0.34</c:v>
                </c:pt>
                <c:pt idx="10">
                  <c:v>0.26</c:v>
                </c:pt>
                <c:pt idx="11">
                  <c:v>0.25</c:v>
                </c:pt>
              </c:numCache>
            </c:numRef>
          </c:yVal>
          <c:smooth val="0"/>
          <c:extLst>
            <c:ext xmlns:c16="http://schemas.microsoft.com/office/drawing/2014/chart" uri="{C3380CC4-5D6E-409C-BE32-E72D297353CC}">
              <c16:uniqueId val="{00000007-6DD0-4FEC-AD44-AE59CB9F6553}"/>
            </c:ext>
          </c:extLst>
        </c:ser>
        <c:dLbls>
          <c:showLegendKey val="0"/>
          <c:showVal val="0"/>
          <c:showCatName val="0"/>
          <c:showSerName val="0"/>
          <c:showPercent val="0"/>
          <c:showBubbleSize val="0"/>
        </c:dLbls>
        <c:axId val="509759256"/>
        <c:axId val="509755336"/>
      </c:scatterChart>
      <c:valAx>
        <c:axId val="509759256"/>
        <c:scaling>
          <c:orientation val="minMax"/>
          <c:max val="2019"/>
          <c:min val="1969"/>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755336"/>
        <c:crosses val="autoZero"/>
        <c:crossBetween val="midCat"/>
      </c:valAx>
      <c:valAx>
        <c:axId val="509755336"/>
        <c:scaling>
          <c:orientation val="minMax"/>
          <c:max val="0.85000000000000009"/>
          <c:min val="0.15000000000000002"/>
        </c:scaling>
        <c:delete val="1"/>
        <c:axPos val="l"/>
        <c:numFmt formatCode="0%" sourceLinked="1"/>
        <c:majorTickMark val="out"/>
        <c:minorTickMark val="none"/>
        <c:tickLblPos val="nextTo"/>
        <c:crossAx val="509759256"/>
        <c:crosses val="autoZero"/>
        <c:crossBetween val="midCat"/>
      </c:valAx>
      <c:spPr>
        <a:noFill/>
        <a:ln>
          <a:noFill/>
        </a:ln>
        <a:effectLst/>
      </c:spPr>
    </c:plotArea>
    <c:plotVisOnly val="1"/>
    <c:dispBlanksAs val="gap"/>
    <c:showDLblsOverMax val="0"/>
  </c:chart>
  <c:spPr>
    <a:solidFill>
      <a:schemeClr val="bg1">
        <a:lumMod val="95000"/>
      </a:schemeClr>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Who the Government is Run For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627972027972028E-2"/>
          <c:y val="7.8277777777777779E-2"/>
          <c:w val="0.88744055944055944"/>
          <c:h val="0.82062073490813647"/>
        </c:manualLayout>
      </c:layout>
      <c:scatterChart>
        <c:scatterStyle val="lineMarker"/>
        <c:varyColors val="0"/>
        <c:ser>
          <c:idx val="0"/>
          <c:order val="0"/>
          <c:tx>
            <c:v>Few Big Interests</c:v>
          </c:tx>
          <c:spPr>
            <a:ln w="19050" cap="rnd">
              <a:solidFill>
                <a:schemeClr val="accent3">
                  <a:lumMod val="75000"/>
                </a:schemeClr>
              </a:solidFill>
              <a:round/>
            </a:ln>
            <a:effectLst/>
          </c:spPr>
          <c:marker>
            <c:symbol val="none"/>
          </c:marker>
          <c:dLbls>
            <c:dLbl>
              <c:idx val="0"/>
              <c:layout>
                <c:manualLayout>
                  <c:x val="-6.9930069930069949E-2"/>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B15-4CBC-8A31-ABD0E9DDCDF3}"/>
                </c:ext>
              </c:extLst>
            </c:dLbl>
            <c:dLbl>
              <c:idx val="3"/>
              <c:layout>
                <c:manualLayout>
                  <c:x val="-0.31048951048951057"/>
                  <c:y val="-6.9444444444444441E-3"/>
                </c:manualLayout>
              </c:layout>
              <c:tx>
                <c:rich>
                  <a:bodyPr rot="0" spcFirstLastPara="1" vertOverflow="clip" horzOverflow="clip" vert="horz" wrap="square" lIns="38100" tIns="19050" rIns="38100" bIns="19050" anchor="ctr" anchorCtr="1">
                    <a:spAutoFit/>
                  </a:bodyPr>
                  <a:lstStyle/>
                  <a:p>
                    <a:pPr>
                      <a:defRPr sz="900" b="1" i="0" u="none" strike="noStrike" kern="1200" baseline="0">
                        <a:solidFill>
                          <a:schemeClr val="accent3">
                            <a:lumMod val="75000"/>
                          </a:schemeClr>
                        </a:solidFill>
                        <a:latin typeface="+mn-lt"/>
                        <a:ea typeface="+mn-ea"/>
                        <a:cs typeface="+mn-cs"/>
                      </a:defRPr>
                    </a:pPr>
                    <a:r>
                      <a:rPr lang="en-US" b="1">
                        <a:solidFill>
                          <a:schemeClr val="accent3">
                            <a:lumMod val="75000"/>
                          </a:schemeClr>
                        </a:solidFill>
                      </a:rPr>
                      <a:t>Few</a:t>
                    </a:r>
                    <a:r>
                      <a:rPr lang="en-US" b="1" baseline="0">
                        <a:solidFill>
                          <a:schemeClr val="accent3">
                            <a:lumMod val="75000"/>
                          </a:schemeClr>
                        </a:solidFill>
                      </a:rPr>
                      <a:t> Big Interests</a:t>
                    </a:r>
                    <a:endParaRPr lang="en-US" b="1">
                      <a:solidFill>
                        <a:schemeClr val="accent3">
                          <a:lumMod val="75000"/>
                        </a:schemeClr>
                      </a:solidFill>
                    </a:endParaRPr>
                  </a:p>
                </c:rich>
              </c:tx>
              <c:spPr>
                <a:noFill/>
                <a:ln>
                  <a:no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accent3">
                          <a:lumMod val="7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gd name="adj1" fmla="val 30857"/>
                        <a:gd name="adj2" fmla="val -2539"/>
                      </a:avLst>
                    </a:prstGeom>
                    <a:noFill/>
                    <a:ln>
                      <a:noFill/>
                    </a:ln>
                  </c15:spPr>
                  <c15:showDataLabelsRange val="0"/>
                </c:ext>
                <c:ext xmlns:c16="http://schemas.microsoft.com/office/drawing/2014/chart" uri="{C3380CC4-5D6E-409C-BE32-E72D297353CC}">
                  <c16:uniqueId val="{00000001-CB15-4CBC-8A31-ABD0E9DDCDF3}"/>
                </c:ext>
              </c:extLst>
            </c:dLbl>
            <c:dLbl>
              <c:idx val="7"/>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B15-4CBC-8A31-ABD0E9DDCDF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xVal>
            <c:numRef>
              <c:f>Sheet1!$A$26:$A$33</c:f>
              <c:numCache>
                <c:formatCode>General</c:formatCode>
                <c:ptCount val="8"/>
                <c:pt idx="0">
                  <c:v>1998</c:v>
                </c:pt>
                <c:pt idx="1">
                  <c:v>2001</c:v>
                </c:pt>
                <c:pt idx="2">
                  <c:v>2004</c:v>
                </c:pt>
                <c:pt idx="3">
                  <c:v>2007</c:v>
                </c:pt>
                <c:pt idx="4">
                  <c:v>2010</c:v>
                </c:pt>
                <c:pt idx="5">
                  <c:v>2013</c:v>
                </c:pt>
                <c:pt idx="6">
                  <c:v>2016</c:v>
                </c:pt>
                <c:pt idx="7">
                  <c:v>2019</c:v>
                </c:pt>
              </c:numCache>
            </c:numRef>
          </c:xVal>
          <c:yVal>
            <c:numRef>
              <c:f>Sheet1!$B$26:$B$33</c:f>
              <c:numCache>
                <c:formatCode>0%</c:formatCode>
                <c:ptCount val="8"/>
                <c:pt idx="0">
                  <c:v>0.53</c:v>
                </c:pt>
                <c:pt idx="1">
                  <c:v>0.48</c:v>
                </c:pt>
                <c:pt idx="2">
                  <c:v>0.42</c:v>
                </c:pt>
                <c:pt idx="3">
                  <c:v>0.38</c:v>
                </c:pt>
                <c:pt idx="4">
                  <c:v>0.44</c:v>
                </c:pt>
                <c:pt idx="5">
                  <c:v>0.47</c:v>
                </c:pt>
                <c:pt idx="6">
                  <c:v>0.56000000000000005</c:v>
                </c:pt>
                <c:pt idx="7">
                  <c:v>0.56000000000000005</c:v>
                </c:pt>
              </c:numCache>
            </c:numRef>
          </c:yVal>
          <c:smooth val="0"/>
          <c:extLst>
            <c:ext xmlns:c16="http://schemas.microsoft.com/office/drawing/2014/chart" uri="{C3380CC4-5D6E-409C-BE32-E72D297353CC}">
              <c16:uniqueId val="{00000003-CB15-4CBC-8A31-ABD0E9DDCDF3}"/>
            </c:ext>
          </c:extLst>
        </c:ser>
        <c:ser>
          <c:idx val="1"/>
          <c:order val="1"/>
          <c:tx>
            <c:v>All the People</c:v>
          </c:tx>
          <c:spPr>
            <a:ln w="19050" cap="rnd">
              <a:solidFill>
                <a:schemeClr val="accent1">
                  <a:lumMod val="60000"/>
                  <a:lumOff val="40000"/>
                </a:schemeClr>
              </a:solidFill>
              <a:round/>
            </a:ln>
            <a:effectLst/>
          </c:spPr>
          <c:marker>
            <c:symbol val="none"/>
          </c:marker>
          <c:dLbls>
            <c:dLbl>
              <c:idx val="0"/>
              <c:layout>
                <c:manualLayout>
                  <c:x val="-6.9930069930069949E-2"/>
                  <c:y val="1.111111111111111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CB15-4CBC-8A31-ABD0E9DDCDF3}"/>
                </c:ext>
              </c:extLst>
            </c:dLbl>
            <c:dLbl>
              <c:idx val="3"/>
              <c:layout>
                <c:manualLayout>
                  <c:x val="-0.29370629370629375"/>
                  <c:y val="-5.5555555555555552E-2"/>
                </c:manualLayout>
              </c:layout>
              <c:tx>
                <c:rich>
                  <a:bodyPr rot="0" spcFirstLastPara="1" vertOverflow="clip" horzOverflow="clip" vert="horz" wrap="square" lIns="38100" tIns="19050" rIns="38100" bIns="19050" anchor="ctr" anchorCtr="1">
                    <a:spAutoFit/>
                  </a:bodyPr>
                  <a:lstStyle/>
                  <a:p>
                    <a:pPr>
                      <a:defRPr sz="900" b="1" i="0" u="none" strike="noStrike" kern="1200" baseline="0">
                        <a:solidFill>
                          <a:schemeClr val="accent1">
                            <a:lumMod val="60000"/>
                            <a:lumOff val="40000"/>
                          </a:schemeClr>
                        </a:solidFill>
                        <a:latin typeface="+mn-lt"/>
                        <a:ea typeface="+mn-ea"/>
                        <a:cs typeface="+mn-cs"/>
                      </a:defRPr>
                    </a:pPr>
                    <a:r>
                      <a:rPr lang="en-US" b="1">
                        <a:solidFill>
                          <a:schemeClr val="accent1">
                            <a:lumMod val="60000"/>
                            <a:lumOff val="40000"/>
                          </a:schemeClr>
                        </a:solidFill>
                      </a:rPr>
                      <a:t>All</a:t>
                    </a:r>
                    <a:r>
                      <a:rPr lang="en-US" b="1" baseline="0">
                        <a:solidFill>
                          <a:schemeClr val="accent1">
                            <a:lumMod val="60000"/>
                            <a:lumOff val="40000"/>
                          </a:schemeClr>
                        </a:solidFill>
                      </a:rPr>
                      <a:t> the People</a:t>
                    </a:r>
                    <a:endParaRPr lang="en-US" b="1">
                      <a:solidFill>
                        <a:schemeClr val="accent1">
                          <a:lumMod val="60000"/>
                          <a:lumOff val="40000"/>
                        </a:schemeClr>
                      </a:solidFill>
                    </a:endParaRPr>
                  </a:p>
                </c:rich>
              </c:tx>
              <c:spPr>
                <a:noFill/>
                <a:ln>
                  <a:no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accent1">
                          <a:lumMod val="60000"/>
                          <a:lumOff val="40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15:showDataLabelsRange val="0"/>
                </c:ext>
                <c:ext xmlns:c16="http://schemas.microsoft.com/office/drawing/2014/chart" uri="{C3380CC4-5D6E-409C-BE32-E72D297353CC}">
                  <c16:uniqueId val="{00000005-CB15-4CBC-8A31-ABD0E9DDCDF3}"/>
                </c:ext>
              </c:extLst>
            </c:dLbl>
            <c:dLbl>
              <c:idx val="7"/>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CB15-4CBC-8A31-ABD0E9DDCDF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xVal>
            <c:numRef>
              <c:f>Sheet1!$A$26:$A$33</c:f>
              <c:numCache>
                <c:formatCode>General</c:formatCode>
                <c:ptCount val="8"/>
                <c:pt idx="0">
                  <c:v>1998</c:v>
                </c:pt>
                <c:pt idx="1">
                  <c:v>2001</c:v>
                </c:pt>
                <c:pt idx="2">
                  <c:v>2004</c:v>
                </c:pt>
                <c:pt idx="3">
                  <c:v>2007</c:v>
                </c:pt>
                <c:pt idx="4">
                  <c:v>2010</c:v>
                </c:pt>
                <c:pt idx="5">
                  <c:v>2013</c:v>
                </c:pt>
                <c:pt idx="6">
                  <c:v>2016</c:v>
                </c:pt>
                <c:pt idx="7">
                  <c:v>2019</c:v>
                </c:pt>
              </c:numCache>
            </c:numRef>
          </c:xVal>
          <c:yVal>
            <c:numRef>
              <c:f>Sheet1!$C$26:$C$33</c:f>
              <c:numCache>
                <c:formatCode>0%</c:formatCode>
                <c:ptCount val="8"/>
                <c:pt idx="0">
                  <c:v>0.12</c:v>
                </c:pt>
                <c:pt idx="1">
                  <c:v>0.17</c:v>
                </c:pt>
                <c:pt idx="2">
                  <c:v>0.21</c:v>
                </c:pt>
                <c:pt idx="3">
                  <c:v>0.2</c:v>
                </c:pt>
                <c:pt idx="4">
                  <c:v>0.12</c:v>
                </c:pt>
                <c:pt idx="5">
                  <c:v>0.16</c:v>
                </c:pt>
                <c:pt idx="6">
                  <c:v>0.12</c:v>
                </c:pt>
                <c:pt idx="7">
                  <c:v>0.12</c:v>
                </c:pt>
              </c:numCache>
            </c:numRef>
          </c:yVal>
          <c:smooth val="0"/>
          <c:extLst>
            <c:ext xmlns:c16="http://schemas.microsoft.com/office/drawing/2014/chart" uri="{C3380CC4-5D6E-409C-BE32-E72D297353CC}">
              <c16:uniqueId val="{00000007-CB15-4CBC-8A31-ABD0E9DDCDF3}"/>
            </c:ext>
          </c:extLst>
        </c:ser>
        <c:dLbls>
          <c:showLegendKey val="0"/>
          <c:showVal val="0"/>
          <c:showCatName val="0"/>
          <c:showSerName val="0"/>
          <c:showPercent val="0"/>
          <c:showBubbleSize val="0"/>
        </c:dLbls>
        <c:axId val="509761216"/>
        <c:axId val="509758080"/>
      </c:scatterChart>
      <c:valAx>
        <c:axId val="509761216"/>
        <c:scaling>
          <c:orientation val="minMax"/>
          <c:max val="2019"/>
          <c:min val="1998"/>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758080"/>
        <c:crosses val="autoZero"/>
        <c:crossBetween val="midCat"/>
      </c:valAx>
      <c:valAx>
        <c:axId val="509758080"/>
        <c:scaling>
          <c:orientation val="minMax"/>
        </c:scaling>
        <c:delete val="1"/>
        <c:axPos val="l"/>
        <c:numFmt formatCode="0%" sourceLinked="1"/>
        <c:majorTickMark val="none"/>
        <c:minorTickMark val="none"/>
        <c:tickLblPos val="nextTo"/>
        <c:crossAx val="509761216"/>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Does government allocate capital spending fairly according to societal need, or do electoral pressures mean that some places get more than their fair share? How can a taxpayer make sense of the spending data to decide for themselves?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3E4E23-81E7-4BB5-8745-B55AD7926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5424</Words>
  <Characters>30921</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Group 8</vt:lpstr>
    </vt:vector>
  </TitlesOfParts>
  <Company/>
  <LinksUpToDate>false</LinksUpToDate>
  <CharactersWithSpaces>36273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8</dc:title>
  <dc:subject>DATA7001 Semester 2, 2020 [or date]</dc:subject>
  <dc:creator>Matt Colwell</dc:creator>
  <cp:keywords/>
  <dc:description/>
  <cp:lastModifiedBy>Christopher Symons</cp:lastModifiedBy>
  <cp:revision>2</cp:revision>
  <cp:lastPrinted>2020-11-06T04:14:00Z</cp:lastPrinted>
  <dcterms:created xsi:type="dcterms:W3CDTF">2020-11-06T04:49:00Z</dcterms:created>
  <dcterms:modified xsi:type="dcterms:W3CDTF">2020-11-06T04:49:00Z</dcterms:modified>
</cp:coreProperties>
</file>